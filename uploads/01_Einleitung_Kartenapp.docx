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E66FCD" w14:paraId="32E0053F" w14:textId="77777777" w:rsidTr="0029010B">
        <w:tc>
          <w:tcPr>
            <w:tcW w:w="0" w:type="auto"/>
            <w:shd w:val="clear" w:color="auto" w:fill="366092"/>
          </w:tcPr>
          <w:p w14:paraId="6D8F4736" w14:textId="21A752AB" w:rsidR="006848BC" w:rsidRPr="006848BC" w:rsidRDefault="006848BC" w:rsidP="004B0C1C">
            <w:pPr>
              <w:rPr>
                <w:rFonts w:ascii="Arial" w:hAnsi="Arial" w:cs="Arial"/>
                <w:b/>
                <w:bCs/>
                <w:color w:val="FFFFFF" w:themeColor="background1"/>
                <w:sz w:val="24"/>
                <w:szCs w:val="24"/>
              </w:rPr>
            </w:pPr>
            <w:r>
              <w:rPr>
                <w:rFonts w:ascii="Arial" w:hAnsi="Arial" w:cs="Arial"/>
                <w:b/>
                <w:bCs/>
                <w:color w:val="FFFFFF" w:themeColor="background1"/>
                <w:sz w:val="24"/>
                <w:szCs w:val="24"/>
              </w:rPr>
              <w:t>AUSSCHREIBUNG</w:t>
            </w:r>
          </w:p>
          <w:p w14:paraId="3176441F" w14:textId="77777777" w:rsidR="00253885" w:rsidRPr="00253885" w:rsidRDefault="00253885" w:rsidP="004B0C1C">
            <w:pPr>
              <w:rPr>
                <w:rFonts w:ascii="Arial" w:hAnsi="Arial" w:cs="Arial"/>
                <w:b/>
                <w:bCs/>
                <w:color w:val="FFFFFF" w:themeColor="background1"/>
                <w:sz w:val="24"/>
                <w:szCs w:val="24"/>
              </w:rPr>
            </w:pPr>
          </w:p>
          <w:p w14:paraId="172EA284" w14:textId="25B05643" w:rsidR="006848BC" w:rsidRPr="00253885" w:rsidRDefault="00CE6E8D" w:rsidP="004B0C1C">
            <w:pPr>
              <w:rPr>
                <w:rFonts w:ascii="Arial" w:hAnsi="Arial" w:cs="Arial"/>
                <w:b/>
                <w:bCs/>
                <w:color w:val="FFFFFF" w:themeColor="background1"/>
                <w:sz w:val="52"/>
                <w:szCs w:val="52"/>
              </w:rPr>
            </w:pPr>
            <w:r>
              <w:rPr>
                <w:rFonts w:ascii="Arial" w:hAnsi="Arial" w:cs="Arial"/>
                <w:b/>
                <w:bCs/>
                <w:color w:val="FFFFFF" w:themeColor="background1"/>
                <w:sz w:val="52"/>
                <w:szCs w:val="52"/>
              </w:rPr>
              <w:t>01_EINLEITUNG</w:t>
            </w:r>
            <w:r w:rsidR="006848BC">
              <w:rPr>
                <w:rFonts w:ascii="Arial" w:hAnsi="Arial" w:cs="Arial"/>
                <w:b/>
                <w:bCs/>
                <w:color w:val="FFFFFF" w:themeColor="background1"/>
                <w:sz w:val="52"/>
                <w:szCs w:val="52"/>
              </w:rPr>
              <w:t xml:space="preserve"> </w:t>
            </w:r>
          </w:p>
          <w:p w14:paraId="37A8ABE9" w14:textId="77777777" w:rsidR="00C95987" w:rsidRPr="00C96FE0" w:rsidRDefault="00C95987" w:rsidP="00C95987">
            <w:pPr>
              <w:rPr>
                <w:rFonts w:ascii="Arial" w:hAnsi="Arial" w:cs="Arial"/>
                <w:b/>
                <w:bCs/>
                <w:color w:val="FFFFFF" w:themeColor="background1"/>
              </w:rPr>
            </w:pPr>
            <w:r>
              <w:rPr>
                <w:rFonts w:ascii="Arial" w:hAnsi="Arial" w:cs="Arial"/>
                <w:b/>
                <w:bCs/>
                <w:color w:val="FFFFFF" w:themeColor="background1"/>
              </w:rPr>
              <w:t>Erstellung einer multimedialen Kartenapp</w:t>
            </w:r>
          </w:p>
          <w:p w14:paraId="1DD942AF" w14:textId="483DBBCF" w:rsidR="006848BC" w:rsidRDefault="006848BC" w:rsidP="004B0C1C">
            <w:pPr>
              <w:rPr>
                <w:rFonts w:ascii="Arial" w:hAnsi="Arial" w:cs="Arial"/>
                <w:b/>
                <w:bCs/>
              </w:rPr>
            </w:pPr>
          </w:p>
        </w:tc>
      </w:tr>
      <w:tr w:rsidR="00E66FCD" w14:paraId="51C14104" w14:textId="77777777" w:rsidTr="0029010B">
        <w:tc>
          <w:tcPr>
            <w:tcW w:w="0" w:type="auto"/>
            <w:shd w:val="clear" w:color="auto" w:fill="C00000"/>
          </w:tcPr>
          <w:p w14:paraId="22A58696" w14:textId="79A822AA" w:rsidR="00253885" w:rsidRPr="002016D8" w:rsidRDefault="00E66FCD" w:rsidP="00E66FCD">
            <w:pPr>
              <w:rPr>
                <w:rFonts w:ascii="Arial" w:hAnsi="Arial" w:cs="Arial"/>
              </w:rPr>
            </w:pPr>
            <w:r w:rsidRPr="002016D8">
              <w:rPr>
                <w:rFonts w:ascii="Arial" w:hAnsi="Arial" w:cs="Arial"/>
              </w:rPr>
              <w:t>Lern- und Erinnerungsort Notaufnahmelager Gießen gGmbH</w:t>
            </w:r>
            <w:r w:rsidR="00253885">
              <w:rPr>
                <w:rFonts w:ascii="Arial" w:hAnsi="Arial" w:cs="Arial"/>
              </w:rPr>
              <w:t xml:space="preserve"> | Ausschreibung 2026</w:t>
            </w:r>
          </w:p>
          <w:p w14:paraId="57361B46" w14:textId="77777777" w:rsidR="00E66FCD" w:rsidRDefault="00E66FCD" w:rsidP="004B0C1C">
            <w:pPr>
              <w:rPr>
                <w:rFonts w:ascii="Arial" w:hAnsi="Arial" w:cs="Arial"/>
                <w:b/>
                <w:bCs/>
              </w:rPr>
            </w:pPr>
          </w:p>
        </w:tc>
      </w:tr>
    </w:tbl>
    <w:p w14:paraId="754C9B3A" w14:textId="0AB6D2B9" w:rsidR="004B0C1C" w:rsidRDefault="004B0C1C" w:rsidP="004B0C1C">
      <w:pPr>
        <w:rPr>
          <w:rFonts w:ascii="Arial" w:hAnsi="Arial" w:cs="Arial"/>
        </w:rPr>
      </w:pPr>
    </w:p>
    <w:tbl>
      <w:tblPr>
        <w:tblStyle w:val="Tabellenraster"/>
        <w:tblW w:w="9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6"/>
        <w:gridCol w:w="656"/>
        <w:gridCol w:w="3923"/>
        <w:gridCol w:w="4108"/>
      </w:tblGrid>
      <w:tr w:rsidR="00E07100" w:rsidRPr="00C96FE0" w14:paraId="158D53B7" w14:textId="77777777" w:rsidTr="009D61F9">
        <w:trPr>
          <w:trHeight w:val="398"/>
        </w:trPr>
        <w:tc>
          <w:tcPr>
            <w:tcW w:w="656" w:type="dxa"/>
          </w:tcPr>
          <w:p w14:paraId="707BD3AF" w14:textId="77777777" w:rsidR="00E07100" w:rsidRPr="00E07100" w:rsidRDefault="00E07100" w:rsidP="00E07100">
            <w:pPr>
              <w:rPr>
                <w:rFonts w:ascii="Arial" w:hAnsi="Arial" w:cs="Arial"/>
                <w:b/>
                <w:bCs/>
                <w:sz w:val="20"/>
                <w:szCs w:val="20"/>
              </w:rPr>
            </w:pPr>
          </w:p>
        </w:tc>
        <w:tc>
          <w:tcPr>
            <w:tcW w:w="656" w:type="dxa"/>
            <w:shd w:val="clear" w:color="auto" w:fill="C00000"/>
            <w:vAlign w:val="center"/>
          </w:tcPr>
          <w:p w14:paraId="2A0DEA0F" w14:textId="29DBCE08" w:rsidR="00E07100" w:rsidRPr="00E07100" w:rsidRDefault="00E07100" w:rsidP="00E07100">
            <w:pPr>
              <w:rPr>
                <w:rFonts w:ascii="Arial" w:hAnsi="Arial" w:cs="Arial"/>
                <w:b/>
                <w:bCs/>
                <w:sz w:val="20"/>
                <w:szCs w:val="20"/>
              </w:rPr>
            </w:pPr>
            <w:r w:rsidRPr="00E07100">
              <w:rPr>
                <w:rFonts w:ascii="Arial" w:hAnsi="Arial" w:cs="Arial"/>
                <w:b/>
                <w:bCs/>
                <w:sz w:val="20"/>
                <w:szCs w:val="20"/>
              </w:rPr>
              <w:t>Nr.</w:t>
            </w:r>
          </w:p>
        </w:tc>
        <w:tc>
          <w:tcPr>
            <w:tcW w:w="3923" w:type="dxa"/>
            <w:shd w:val="clear" w:color="auto" w:fill="C00000"/>
            <w:vAlign w:val="center"/>
          </w:tcPr>
          <w:p w14:paraId="72D9039C" w14:textId="6C761F8A" w:rsidR="00E07100" w:rsidRPr="00E07100" w:rsidRDefault="00E07100" w:rsidP="00E07100">
            <w:pPr>
              <w:rPr>
                <w:rFonts w:ascii="Arial" w:hAnsi="Arial" w:cs="Arial"/>
                <w:b/>
                <w:bCs/>
                <w:sz w:val="20"/>
                <w:szCs w:val="20"/>
              </w:rPr>
            </w:pPr>
            <w:r w:rsidRPr="00E07100">
              <w:rPr>
                <w:rFonts w:ascii="Arial" w:hAnsi="Arial" w:cs="Arial"/>
                <w:b/>
                <w:bCs/>
                <w:sz w:val="20"/>
                <w:szCs w:val="20"/>
              </w:rPr>
              <w:t>Titel</w:t>
            </w:r>
          </w:p>
        </w:tc>
        <w:tc>
          <w:tcPr>
            <w:tcW w:w="4108" w:type="dxa"/>
            <w:shd w:val="clear" w:color="auto" w:fill="C00000"/>
            <w:vAlign w:val="center"/>
          </w:tcPr>
          <w:p w14:paraId="7ABBE6AC" w14:textId="6C8C5C2A" w:rsidR="00E07100" w:rsidRPr="00E07100" w:rsidRDefault="00E07100" w:rsidP="00E07100">
            <w:pPr>
              <w:rPr>
                <w:rFonts w:ascii="Arial" w:hAnsi="Arial" w:cs="Arial"/>
                <w:b/>
                <w:bCs/>
                <w:sz w:val="20"/>
                <w:szCs w:val="20"/>
              </w:rPr>
            </w:pPr>
            <w:r w:rsidRPr="00E07100">
              <w:rPr>
                <w:rFonts w:ascii="Arial" w:hAnsi="Arial" w:cs="Arial"/>
                <w:b/>
                <w:bCs/>
                <w:sz w:val="20"/>
                <w:szCs w:val="20"/>
              </w:rPr>
              <w:t>Inhalt</w:t>
            </w:r>
          </w:p>
        </w:tc>
      </w:tr>
      <w:tr w:rsidR="00E07100" w:rsidRPr="00C96FE0" w14:paraId="6A082826" w14:textId="77777777" w:rsidTr="009D61F9">
        <w:trPr>
          <w:trHeight w:val="627"/>
        </w:trPr>
        <w:tc>
          <w:tcPr>
            <w:tcW w:w="656" w:type="dxa"/>
          </w:tcPr>
          <w:p w14:paraId="2710965B" w14:textId="77777777" w:rsidR="00E07100" w:rsidRDefault="00E07100" w:rsidP="001D2380">
            <w:pPr>
              <w:spacing w:after="120" w:line="276" w:lineRule="auto"/>
              <w:jc w:val="center"/>
              <w:rPr>
                <w:rFonts w:ascii="Arial" w:hAnsi="Arial" w:cs="Arial"/>
                <w:b/>
                <w:bCs/>
                <w:color w:val="FFFFFF" w:themeColor="background1"/>
              </w:rPr>
            </w:pPr>
          </w:p>
        </w:tc>
        <w:tc>
          <w:tcPr>
            <w:tcW w:w="656" w:type="dxa"/>
            <w:shd w:val="clear" w:color="auto" w:fill="366092"/>
            <w:vAlign w:val="center"/>
          </w:tcPr>
          <w:p w14:paraId="69D15770" w14:textId="1242C873" w:rsidR="00E07100" w:rsidRPr="00C96FE0" w:rsidRDefault="00E07100" w:rsidP="00377B13">
            <w:pPr>
              <w:spacing w:before="120" w:after="120" w:line="276" w:lineRule="auto"/>
              <w:jc w:val="center"/>
              <w:rPr>
                <w:rFonts w:ascii="Arial" w:hAnsi="Arial" w:cs="Arial"/>
                <w:b/>
                <w:bCs/>
                <w:color w:val="FFFFFF" w:themeColor="background1"/>
              </w:rPr>
            </w:pPr>
            <w:r>
              <w:rPr>
                <w:rFonts w:ascii="Arial" w:hAnsi="Arial" w:cs="Arial"/>
                <w:b/>
                <w:bCs/>
                <w:color w:val="FFFFFF" w:themeColor="background1"/>
              </w:rPr>
              <w:t>0</w:t>
            </w:r>
            <w:r w:rsidRPr="00C96FE0">
              <w:rPr>
                <w:rFonts w:ascii="Arial" w:hAnsi="Arial" w:cs="Arial"/>
                <w:b/>
                <w:bCs/>
                <w:color w:val="FFFFFF" w:themeColor="background1"/>
              </w:rPr>
              <w:t>1</w:t>
            </w:r>
          </w:p>
        </w:tc>
        <w:tc>
          <w:tcPr>
            <w:tcW w:w="3923" w:type="dxa"/>
            <w:shd w:val="clear" w:color="auto" w:fill="BDD7EE"/>
            <w:vAlign w:val="center"/>
          </w:tcPr>
          <w:p w14:paraId="1F145A3A" w14:textId="7DCA9714" w:rsidR="00E07100" w:rsidRPr="00C96FE0" w:rsidRDefault="00E07100" w:rsidP="00377B13">
            <w:pPr>
              <w:spacing w:before="120" w:after="120" w:line="276" w:lineRule="auto"/>
              <w:rPr>
                <w:rFonts w:ascii="Arial" w:hAnsi="Arial" w:cs="Arial"/>
                <w:sz w:val="19"/>
                <w:szCs w:val="19"/>
                <w:u w:val="single"/>
              </w:rPr>
            </w:pPr>
            <w:r>
              <w:rPr>
                <w:rFonts w:ascii="Arial" w:hAnsi="Arial" w:cs="Arial"/>
                <w:b/>
                <w:bCs/>
                <w:sz w:val="19"/>
                <w:szCs w:val="19"/>
              </w:rPr>
              <w:t>Einleitung</w:t>
            </w:r>
          </w:p>
        </w:tc>
        <w:tc>
          <w:tcPr>
            <w:tcW w:w="4108" w:type="dxa"/>
            <w:shd w:val="clear" w:color="auto" w:fill="BDD7EE"/>
            <w:vAlign w:val="center"/>
          </w:tcPr>
          <w:p w14:paraId="3B14E4E6" w14:textId="71D6300D" w:rsidR="00E07100" w:rsidRPr="00C96FE0" w:rsidRDefault="00E07100" w:rsidP="00377B13">
            <w:pPr>
              <w:spacing w:before="120" w:line="276" w:lineRule="auto"/>
              <w:rPr>
                <w:rFonts w:ascii="Arial" w:hAnsi="Arial" w:cs="Arial"/>
                <w:sz w:val="18"/>
                <w:szCs w:val="18"/>
              </w:rPr>
            </w:pPr>
            <w:r>
              <w:rPr>
                <w:rFonts w:ascii="Arial" w:hAnsi="Arial" w:cs="Arial"/>
                <w:sz w:val="18"/>
                <w:szCs w:val="18"/>
              </w:rPr>
              <w:t>Leistungsgegenstand, Ziele, geforderte Leistungen, User Journey und Zeitplan</w:t>
            </w:r>
          </w:p>
          <w:p w14:paraId="2B9E113D" w14:textId="77777777" w:rsidR="00E07100" w:rsidRPr="00C96FE0" w:rsidRDefault="00E07100" w:rsidP="00377B13">
            <w:pPr>
              <w:spacing w:before="120" w:line="276" w:lineRule="auto"/>
              <w:rPr>
                <w:rFonts w:ascii="Arial" w:hAnsi="Arial" w:cs="Arial"/>
                <w:sz w:val="18"/>
                <w:szCs w:val="18"/>
                <w:u w:val="single"/>
              </w:rPr>
            </w:pPr>
          </w:p>
        </w:tc>
      </w:tr>
      <w:tr w:rsidR="00E07100" w:rsidRPr="00C96FE0" w14:paraId="3B7AB560" w14:textId="77777777" w:rsidTr="009D61F9">
        <w:trPr>
          <w:trHeight w:val="627"/>
        </w:trPr>
        <w:tc>
          <w:tcPr>
            <w:tcW w:w="656" w:type="dxa"/>
          </w:tcPr>
          <w:p w14:paraId="02D0D957" w14:textId="77777777" w:rsidR="00E07100" w:rsidRDefault="00E07100" w:rsidP="001D2380">
            <w:pPr>
              <w:spacing w:after="120" w:line="276" w:lineRule="auto"/>
              <w:jc w:val="center"/>
              <w:rPr>
                <w:rFonts w:ascii="Arial" w:hAnsi="Arial" w:cs="Arial"/>
                <w:b/>
                <w:bCs/>
                <w:color w:val="FFFFFF" w:themeColor="background1"/>
              </w:rPr>
            </w:pPr>
          </w:p>
        </w:tc>
        <w:tc>
          <w:tcPr>
            <w:tcW w:w="656" w:type="dxa"/>
            <w:shd w:val="clear" w:color="auto" w:fill="366092"/>
            <w:vAlign w:val="center"/>
          </w:tcPr>
          <w:p w14:paraId="55F93596" w14:textId="1EAA3570" w:rsidR="00E07100" w:rsidRPr="00C96FE0" w:rsidRDefault="00E07100" w:rsidP="001D2380">
            <w:pPr>
              <w:spacing w:after="120" w:line="276" w:lineRule="auto"/>
              <w:jc w:val="center"/>
              <w:rPr>
                <w:rFonts w:ascii="Arial" w:hAnsi="Arial" w:cs="Arial"/>
                <w:b/>
                <w:bCs/>
                <w:color w:val="FFFFFF" w:themeColor="background1"/>
              </w:rPr>
            </w:pPr>
            <w:r>
              <w:rPr>
                <w:rFonts w:ascii="Arial" w:hAnsi="Arial" w:cs="Arial"/>
                <w:b/>
                <w:bCs/>
                <w:color w:val="FFFFFF" w:themeColor="background1"/>
              </w:rPr>
              <w:t>0</w:t>
            </w:r>
            <w:r w:rsidRPr="00C96FE0">
              <w:rPr>
                <w:rFonts w:ascii="Arial" w:hAnsi="Arial" w:cs="Arial"/>
                <w:b/>
                <w:bCs/>
                <w:color w:val="FFFFFF" w:themeColor="background1"/>
              </w:rPr>
              <w:t>2</w:t>
            </w:r>
          </w:p>
        </w:tc>
        <w:tc>
          <w:tcPr>
            <w:tcW w:w="3923" w:type="dxa"/>
            <w:shd w:val="clear" w:color="auto" w:fill="BDD7EE"/>
            <w:vAlign w:val="center"/>
          </w:tcPr>
          <w:p w14:paraId="54899807" w14:textId="6852D7AF" w:rsidR="00E07100" w:rsidRPr="00C96FE0" w:rsidRDefault="00E07100" w:rsidP="001D2380">
            <w:pPr>
              <w:spacing w:after="120" w:line="276" w:lineRule="auto"/>
              <w:rPr>
                <w:rFonts w:ascii="Arial" w:hAnsi="Arial" w:cs="Arial"/>
                <w:sz w:val="19"/>
                <w:szCs w:val="19"/>
                <w:u w:val="single"/>
              </w:rPr>
            </w:pPr>
            <w:r>
              <w:rPr>
                <w:rFonts w:ascii="Arial" w:hAnsi="Arial" w:cs="Arial"/>
                <w:b/>
                <w:bCs/>
                <w:sz w:val="19"/>
                <w:szCs w:val="19"/>
              </w:rPr>
              <w:t>Leistungsbeschreibung</w:t>
            </w:r>
          </w:p>
        </w:tc>
        <w:tc>
          <w:tcPr>
            <w:tcW w:w="4108" w:type="dxa"/>
            <w:shd w:val="clear" w:color="auto" w:fill="BDD7EE"/>
            <w:vAlign w:val="center"/>
          </w:tcPr>
          <w:p w14:paraId="5E6C71AD" w14:textId="509FEB1E" w:rsidR="00E07100" w:rsidRPr="00C96FE0" w:rsidRDefault="00E9348E" w:rsidP="00154482">
            <w:pPr>
              <w:spacing w:line="276" w:lineRule="auto"/>
              <w:rPr>
                <w:rFonts w:ascii="Arial" w:hAnsi="Arial" w:cs="Arial"/>
                <w:sz w:val="18"/>
                <w:szCs w:val="18"/>
              </w:rPr>
            </w:pPr>
            <w:r>
              <w:rPr>
                <w:rFonts w:ascii="Arial" w:hAnsi="Arial" w:cs="Arial"/>
                <w:sz w:val="18"/>
                <w:szCs w:val="18"/>
              </w:rPr>
              <w:t>Projektziel</w:t>
            </w:r>
            <w:r w:rsidR="00500B60">
              <w:rPr>
                <w:rFonts w:ascii="Arial" w:hAnsi="Arial" w:cs="Arial"/>
                <w:sz w:val="18"/>
                <w:szCs w:val="18"/>
              </w:rPr>
              <w:t xml:space="preserve"> und Kontext</w:t>
            </w:r>
            <w:r>
              <w:rPr>
                <w:rFonts w:ascii="Arial" w:hAnsi="Arial" w:cs="Arial"/>
                <w:sz w:val="18"/>
                <w:szCs w:val="18"/>
              </w:rPr>
              <w:t>, Benutzererlebnis und Barrierefreiheit</w:t>
            </w:r>
            <w:r w:rsidR="00500B60">
              <w:rPr>
                <w:rFonts w:ascii="Arial" w:hAnsi="Arial" w:cs="Arial"/>
                <w:sz w:val="18"/>
                <w:szCs w:val="18"/>
              </w:rPr>
              <w:t>, Frontend, Backend und CMS, Projektmanagement und Nebenkosten, Schnittstellen und Integration</w:t>
            </w:r>
            <w:r w:rsidR="00045ED4">
              <w:rPr>
                <w:rFonts w:ascii="Arial" w:hAnsi="Arial" w:cs="Arial"/>
                <w:sz w:val="18"/>
                <w:szCs w:val="18"/>
              </w:rPr>
              <w:t xml:space="preserve"> und</w:t>
            </w:r>
            <w:r w:rsidR="00500B60">
              <w:rPr>
                <w:rFonts w:ascii="Arial" w:hAnsi="Arial" w:cs="Arial"/>
                <w:sz w:val="18"/>
                <w:szCs w:val="18"/>
              </w:rPr>
              <w:t xml:space="preserve"> Technische Leistungsbeschreibungen</w:t>
            </w:r>
          </w:p>
          <w:p w14:paraId="0151D590" w14:textId="77777777" w:rsidR="00E07100" w:rsidRPr="00C96FE0" w:rsidRDefault="00E07100" w:rsidP="00154482">
            <w:pPr>
              <w:spacing w:line="276" w:lineRule="auto"/>
              <w:rPr>
                <w:rFonts w:ascii="Arial" w:hAnsi="Arial" w:cs="Arial"/>
                <w:sz w:val="18"/>
                <w:szCs w:val="18"/>
                <w:u w:val="single"/>
              </w:rPr>
            </w:pPr>
          </w:p>
        </w:tc>
      </w:tr>
      <w:tr w:rsidR="00E07100" w:rsidRPr="00C96FE0" w14:paraId="5D6F3B19" w14:textId="77777777" w:rsidTr="009D61F9">
        <w:trPr>
          <w:trHeight w:val="627"/>
        </w:trPr>
        <w:tc>
          <w:tcPr>
            <w:tcW w:w="656" w:type="dxa"/>
          </w:tcPr>
          <w:p w14:paraId="52C96F06" w14:textId="77777777" w:rsidR="00E07100" w:rsidRDefault="00E07100" w:rsidP="001D2380">
            <w:pPr>
              <w:spacing w:after="120" w:line="276" w:lineRule="auto"/>
              <w:jc w:val="center"/>
              <w:rPr>
                <w:rFonts w:ascii="Arial" w:hAnsi="Arial" w:cs="Arial"/>
                <w:b/>
                <w:bCs/>
                <w:color w:val="FFFFFF" w:themeColor="background1"/>
              </w:rPr>
            </w:pPr>
          </w:p>
        </w:tc>
        <w:tc>
          <w:tcPr>
            <w:tcW w:w="656" w:type="dxa"/>
            <w:shd w:val="clear" w:color="auto" w:fill="366092"/>
            <w:vAlign w:val="center"/>
          </w:tcPr>
          <w:p w14:paraId="6D8D0954" w14:textId="31BDA0AA" w:rsidR="00E07100" w:rsidRPr="00C96FE0" w:rsidRDefault="00E07100" w:rsidP="001D2380">
            <w:pPr>
              <w:spacing w:after="120" w:line="276" w:lineRule="auto"/>
              <w:jc w:val="center"/>
              <w:rPr>
                <w:rFonts w:ascii="Arial" w:hAnsi="Arial" w:cs="Arial"/>
                <w:b/>
                <w:bCs/>
                <w:color w:val="FFFFFF" w:themeColor="background1"/>
              </w:rPr>
            </w:pPr>
            <w:r>
              <w:rPr>
                <w:rFonts w:ascii="Arial" w:hAnsi="Arial" w:cs="Arial"/>
                <w:b/>
                <w:bCs/>
                <w:color w:val="FFFFFF" w:themeColor="background1"/>
              </w:rPr>
              <w:t>0</w:t>
            </w:r>
            <w:r w:rsidRPr="00C96FE0">
              <w:rPr>
                <w:rFonts w:ascii="Arial" w:hAnsi="Arial" w:cs="Arial"/>
                <w:b/>
                <w:bCs/>
                <w:color w:val="FFFFFF" w:themeColor="background1"/>
              </w:rPr>
              <w:t>3</w:t>
            </w:r>
          </w:p>
        </w:tc>
        <w:tc>
          <w:tcPr>
            <w:tcW w:w="3923" w:type="dxa"/>
            <w:shd w:val="clear" w:color="auto" w:fill="BDD7EE"/>
            <w:vAlign w:val="center"/>
          </w:tcPr>
          <w:p w14:paraId="56ABBE92" w14:textId="3B004C77" w:rsidR="00E07100" w:rsidRPr="00C96FE0" w:rsidRDefault="00E07100" w:rsidP="001D2380">
            <w:pPr>
              <w:spacing w:after="120" w:line="276" w:lineRule="auto"/>
              <w:rPr>
                <w:rFonts w:ascii="Arial" w:hAnsi="Arial" w:cs="Arial"/>
                <w:bCs/>
                <w:sz w:val="19"/>
                <w:szCs w:val="19"/>
              </w:rPr>
            </w:pPr>
            <w:r>
              <w:rPr>
                <w:rFonts w:ascii="Arial" w:hAnsi="Arial" w:cs="Arial"/>
                <w:b/>
                <w:bCs/>
                <w:sz w:val="19"/>
                <w:szCs w:val="19"/>
              </w:rPr>
              <w:t>Zuschlagskriterien und Aufgaben</w:t>
            </w:r>
          </w:p>
        </w:tc>
        <w:tc>
          <w:tcPr>
            <w:tcW w:w="4108" w:type="dxa"/>
            <w:shd w:val="clear" w:color="auto" w:fill="BDD7EE"/>
            <w:vAlign w:val="center"/>
          </w:tcPr>
          <w:p w14:paraId="3949C09E" w14:textId="37BFEBB1" w:rsidR="00E07100" w:rsidRPr="00C96FE0" w:rsidRDefault="00F25793" w:rsidP="00154482">
            <w:pPr>
              <w:spacing w:line="276" w:lineRule="auto"/>
              <w:rPr>
                <w:rFonts w:ascii="Arial" w:hAnsi="Arial" w:cs="Arial"/>
                <w:sz w:val="18"/>
                <w:szCs w:val="18"/>
              </w:rPr>
            </w:pPr>
            <w:r>
              <w:rPr>
                <w:rFonts w:ascii="Arial" w:hAnsi="Arial" w:cs="Arial"/>
                <w:sz w:val="18"/>
                <w:szCs w:val="18"/>
              </w:rPr>
              <w:t>Technische Umsetzung und Architektur, Referenzen, Projektteam</w:t>
            </w:r>
            <w:r w:rsidR="00045ED4">
              <w:rPr>
                <w:rFonts w:ascii="Arial" w:hAnsi="Arial" w:cs="Arial"/>
                <w:sz w:val="18"/>
                <w:szCs w:val="18"/>
              </w:rPr>
              <w:t xml:space="preserve"> und </w:t>
            </w:r>
            <w:r>
              <w:rPr>
                <w:rFonts w:ascii="Arial" w:hAnsi="Arial" w:cs="Arial"/>
                <w:sz w:val="18"/>
                <w:szCs w:val="18"/>
              </w:rPr>
              <w:t>Preisangebot</w:t>
            </w:r>
          </w:p>
        </w:tc>
      </w:tr>
      <w:tr w:rsidR="00E07100" w:rsidRPr="00C96FE0" w14:paraId="2D715DA3" w14:textId="77777777" w:rsidTr="009D61F9">
        <w:trPr>
          <w:trHeight w:val="627"/>
        </w:trPr>
        <w:tc>
          <w:tcPr>
            <w:tcW w:w="656" w:type="dxa"/>
          </w:tcPr>
          <w:p w14:paraId="479AEC19" w14:textId="77777777" w:rsidR="00E07100" w:rsidRDefault="00E07100" w:rsidP="001D2380">
            <w:pPr>
              <w:spacing w:after="120" w:line="276" w:lineRule="auto"/>
              <w:jc w:val="center"/>
              <w:rPr>
                <w:rFonts w:ascii="Arial" w:hAnsi="Arial" w:cs="Arial"/>
                <w:b/>
                <w:bCs/>
                <w:color w:val="FFFFFF" w:themeColor="background1"/>
              </w:rPr>
            </w:pPr>
          </w:p>
        </w:tc>
        <w:tc>
          <w:tcPr>
            <w:tcW w:w="656" w:type="dxa"/>
            <w:shd w:val="clear" w:color="auto" w:fill="366092"/>
            <w:vAlign w:val="center"/>
          </w:tcPr>
          <w:p w14:paraId="0F3B15C9" w14:textId="0057E939" w:rsidR="00E07100" w:rsidRPr="00C96FE0" w:rsidRDefault="00E07100" w:rsidP="001D2380">
            <w:pPr>
              <w:spacing w:after="120" w:line="276" w:lineRule="auto"/>
              <w:jc w:val="center"/>
              <w:rPr>
                <w:rFonts w:ascii="Arial" w:hAnsi="Arial" w:cs="Arial"/>
                <w:b/>
                <w:bCs/>
                <w:color w:val="FFFFFF" w:themeColor="background1"/>
              </w:rPr>
            </w:pPr>
            <w:r>
              <w:rPr>
                <w:rFonts w:ascii="Arial" w:hAnsi="Arial" w:cs="Arial"/>
                <w:b/>
                <w:bCs/>
                <w:color w:val="FFFFFF" w:themeColor="background1"/>
              </w:rPr>
              <w:t>0</w:t>
            </w:r>
            <w:r w:rsidRPr="00C96FE0">
              <w:rPr>
                <w:rFonts w:ascii="Arial" w:hAnsi="Arial" w:cs="Arial"/>
                <w:b/>
                <w:bCs/>
                <w:color w:val="FFFFFF" w:themeColor="background1"/>
              </w:rPr>
              <w:t>4</w:t>
            </w:r>
          </w:p>
        </w:tc>
        <w:tc>
          <w:tcPr>
            <w:tcW w:w="3923" w:type="dxa"/>
            <w:shd w:val="clear" w:color="auto" w:fill="BDD7EE"/>
            <w:vAlign w:val="center"/>
          </w:tcPr>
          <w:p w14:paraId="68BF827B" w14:textId="7B7EACF8" w:rsidR="00E07100" w:rsidRPr="00C96FE0" w:rsidRDefault="00E07100" w:rsidP="001D2380">
            <w:pPr>
              <w:spacing w:after="120" w:line="276" w:lineRule="auto"/>
              <w:rPr>
                <w:rFonts w:ascii="Arial" w:hAnsi="Arial" w:cs="Arial"/>
                <w:sz w:val="19"/>
                <w:szCs w:val="19"/>
                <w:u w:val="single"/>
              </w:rPr>
            </w:pPr>
            <w:r>
              <w:rPr>
                <w:rFonts w:ascii="Arial" w:hAnsi="Arial" w:cs="Arial"/>
                <w:b/>
                <w:bCs/>
                <w:sz w:val="19"/>
                <w:szCs w:val="19"/>
              </w:rPr>
              <w:t>Preisblatt</w:t>
            </w:r>
          </w:p>
        </w:tc>
        <w:tc>
          <w:tcPr>
            <w:tcW w:w="4108" w:type="dxa"/>
            <w:shd w:val="clear" w:color="auto" w:fill="BDD7EE"/>
            <w:vAlign w:val="center"/>
          </w:tcPr>
          <w:p w14:paraId="3A2EB8B9" w14:textId="29A63A1B" w:rsidR="00E07100" w:rsidRPr="00C96FE0" w:rsidRDefault="003F4017" w:rsidP="00154482">
            <w:pPr>
              <w:spacing w:line="276" w:lineRule="auto"/>
              <w:rPr>
                <w:rFonts w:ascii="Arial" w:hAnsi="Arial" w:cs="Arial"/>
                <w:sz w:val="18"/>
                <w:szCs w:val="18"/>
              </w:rPr>
            </w:pPr>
            <w:r>
              <w:rPr>
                <w:rFonts w:ascii="Arial" w:hAnsi="Arial" w:cs="Arial"/>
                <w:sz w:val="18"/>
                <w:szCs w:val="18"/>
              </w:rPr>
              <w:t>Entwicklungskosten, Lizenzen und Softwarekosten, Betriebskosten und Nebenkosten, Wartung und Support, Gesamtkosten</w:t>
            </w:r>
          </w:p>
        </w:tc>
      </w:tr>
      <w:tr w:rsidR="00E07100" w:rsidRPr="00C96FE0" w14:paraId="2050B48C" w14:textId="77777777" w:rsidTr="009D61F9">
        <w:trPr>
          <w:trHeight w:val="627"/>
        </w:trPr>
        <w:tc>
          <w:tcPr>
            <w:tcW w:w="656" w:type="dxa"/>
          </w:tcPr>
          <w:p w14:paraId="162338FD" w14:textId="77777777" w:rsidR="00E07100" w:rsidRDefault="00E07100" w:rsidP="001D2380">
            <w:pPr>
              <w:spacing w:after="120" w:line="276" w:lineRule="auto"/>
              <w:jc w:val="center"/>
              <w:rPr>
                <w:rFonts w:ascii="Arial" w:hAnsi="Arial" w:cs="Arial"/>
                <w:b/>
                <w:bCs/>
                <w:color w:val="FFFFFF" w:themeColor="background1"/>
              </w:rPr>
            </w:pPr>
          </w:p>
        </w:tc>
        <w:tc>
          <w:tcPr>
            <w:tcW w:w="656" w:type="dxa"/>
            <w:shd w:val="clear" w:color="auto" w:fill="366092"/>
            <w:vAlign w:val="center"/>
          </w:tcPr>
          <w:p w14:paraId="515DD272" w14:textId="3C0E92D1" w:rsidR="00E07100" w:rsidRDefault="00E07100" w:rsidP="001D2380">
            <w:pPr>
              <w:spacing w:after="120" w:line="276" w:lineRule="auto"/>
              <w:jc w:val="center"/>
              <w:rPr>
                <w:rFonts w:ascii="Arial" w:hAnsi="Arial" w:cs="Arial"/>
                <w:b/>
                <w:bCs/>
                <w:color w:val="FFFFFF" w:themeColor="background1"/>
              </w:rPr>
            </w:pPr>
            <w:r>
              <w:rPr>
                <w:rFonts w:ascii="Arial" w:hAnsi="Arial" w:cs="Arial"/>
                <w:b/>
                <w:bCs/>
                <w:color w:val="FFFFFF" w:themeColor="background1"/>
              </w:rPr>
              <w:t>05</w:t>
            </w:r>
          </w:p>
        </w:tc>
        <w:tc>
          <w:tcPr>
            <w:tcW w:w="3923" w:type="dxa"/>
            <w:shd w:val="clear" w:color="auto" w:fill="BDD7EE"/>
            <w:vAlign w:val="center"/>
          </w:tcPr>
          <w:p w14:paraId="175F4612" w14:textId="40572DCA" w:rsidR="00E07100" w:rsidRPr="00C96FE0" w:rsidRDefault="00E07100" w:rsidP="001D2380">
            <w:pPr>
              <w:spacing w:after="120" w:line="276" w:lineRule="auto"/>
              <w:rPr>
                <w:rFonts w:ascii="Arial" w:hAnsi="Arial" w:cs="Arial"/>
                <w:b/>
                <w:bCs/>
                <w:sz w:val="19"/>
                <w:szCs w:val="19"/>
              </w:rPr>
            </w:pPr>
            <w:r>
              <w:rPr>
                <w:rFonts w:ascii="Arial" w:hAnsi="Arial" w:cs="Arial"/>
                <w:b/>
                <w:bCs/>
                <w:sz w:val="19"/>
                <w:szCs w:val="19"/>
              </w:rPr>
              <w:t>Bewertungsmatrix</w:t>
            </w:r>
          </w:p>
        </w:tc>
        <w:tc>
          <w:tcPr>
            <w:tcW w:w="4108" w:type="dxa"/>
            <w:shd w:val="clear" w:color="auto" w:fill="BDD7EE"/>
            <w:vAlign w:val="center"/>
          </w:tcPr>
          <w:p w14:paraId="22653937" w14:textId="6E6F99CE" w:rsidR="00E07100" w:rsidRPr="00C96FE0" w:rsidRDefault="00140AB1" w:rsidP="005702EB">
            <w:pPr>
              <w:spacing w:line="276" w:lineRule="auto"/>
              <w:rPr>
                <w:rFonts w:ascii="Arial" w:hAnsi="Arial" w:cs="Arial"/>
                <w:sz w:val="18"/>
                <w:szCs w:val="18"/>
              </w:rPr>
            </w:pPr>
            <w:r>
              <w:rPr>
                <w:rFonts w:ascii="Arial" w:hAnsi="Arial" w:cs="Arial"/>
                <w:sz w:val="18"/>
                <w:szCs w:val="18"/>
              </w:rPr>
              <w:t>Gesamtbewertung</w:t>
            </w:r>
          </w:p>
        </w:tc>
      </w:tr>
    </w:tbl>
    <w:p w14:paraId="3DAEFAD1" w14:textId="77777777" w:rsidR="00CF17C7" w:rsidRPr="002016D8" w:rsidRDefault="00CF17C7" w:rsidP="00CF17C7">
      <w:pPr>
        <w:rPr>
          <w:rFonts w:ascii="Arial" w:hAnsi="Arial" w:cs="Arial"/>
          <w:b/>
        </w:rPr>
      </w:pPr>
    </w:p>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7EE"/>
        <w:tblLook w:val="04A0" w:firstRow="1" w:lastRow="0" w:firstColumn="1" w:lastColumn="0" w:noHBand="0" w:noVBand="1"/>
      </w:tblPr>
      <w:tblGrid>
        <w:gridCol w:w="1723"/>
        <w:gridCol w:w="7633"/>
      </w:tblGrid>
      <w:tr w:rsidR="00CF17C7" w:rsidRPr="002016D8" w14:paraId="7501ED12" w14:textId="77777777" w:rsidTr="001D2380">
        <w:tc>
          <w:tcPr>
            <w:tcW w:w="567" w:type="dxa"/>
            <w:shd w:val="clear" w:color="auto" w:fill="366092"/>
          </w:tcPr>
          <w:p w14:paraId="7CD9027B" w14:textId="77777777" w:rsidR="00CF17C7" w:rsidRPr="005105D8" w:rsidRDefault="00CF17C7" w:rsidP="001D2380">
            <w:pPr>
              <w:spacing w:before="240" w:line="360" w:lineRule="auto"/>
              <w:jc w:val="center"/>
              <w:rPr>
                <w:rFonts w:ascii="Arial" w:hAnsi="Arial" w:cs="Arial"/>
                <w:b/>
                <w:bCs/>
                <w:color w:val="FFFFFF" w:themeColor="background1"/>
                <w:sz w:val="24"/>
                <w:szCs w:val="24"/>
              </w:rPr>
            </w:pPr>
            <w:r w:rsidRPr="005105D8">
              <w:rPr>
                <w:rFonts w:ascii="Arial" w:hAnsi="Arial" w:cs="Arial"/>
                <w:b/>
                <w:bCs/>
                <w:color w:val="FFFFFF" w:themeColor="background1"/>
                <w:sz w:val="24"/>
                <w:szCs w:val="24"/>
              </w:rPr>
              <w:t>Auftraggeber</w:t>
            </w:r>
          </w:p>
        </w:tc>
        <w:tc>
          <w:tcPr>
            <w:tcW w:w="8789" w:type="dxa"/>
            <w:shd w:val="clear" w:color="auto" w:fill="BDD7EE"/>
            <w:vAlign w:val="center"/>
          </w:tcPr>
          <w:p w14:paraId="2C4131BB" w14:textId="59256FED" w:rsidR="00CF17C7" w:rsidRPr="002016D8" w:rsidRDefault="00CF17C7" w:rsidP="001D2380">
            <w:pPr>
              <w:rPr>
                <w:rFonts w:ascii="Arial" w:hAnsi="Arial" w:cs="Arial"/>
              </w:rPr>
            </w:pPr>
            <w:r w:rsidRPr="002016D8">
              <w:rPr>
                <w:rFonts w:ascii="Arial" w:hAnsi="Arial" w:cs="Arial"/>
              </w:rPr>
              <w:t>Lern- und Erinnerungsort Notaufnahmelager Gießen</w:t>
            </w:r>
            <w:r w:rsidR="0053640B">
              <w:rPr>
                <w:rFonts w:ascii="Arial" w:hAnsi="Arial" w:cs="Arial"/>
              </w:rPr>
              <w:t xml:space="preserve"> gGmbH,</w:t>
            </w:r>
          </w:p>
          <w:p w14:paraId="5C1D8EF3" w14:textId="77777777" w:rsidR="00CF17C7" w:rsidRPr="001633BA" w:rsidRDefault="00CF17C7" w:rsidP="001D2380">
            <w:pPr>
              <w:rPr>
                <w:rFonts w:ascii="Arial" w:hAnsi="Arial" w:cs="Arial"/>
              </w:rPr>
            </w:pPr>
            <w:r w:rsidRPr="002016D8">
              <w:rPr>
                <w:rFonts w:ascii="Arial" w:hAnsi="Arial" w:cs="Arial"/>
              </w:rPr>
              <w:t>Meisenbornweg 27</w:t>
            </w:r>
            <w:r>
              <w:rPr>
                <w:rFonts w:ascii="Arial" w:hAnsi="Arial" w:cs="Arial"/>
              </w:rPr>
              <w:t xml:space="preserve">, </w:t>
            </w:r>
            <w:r w:rsidRPr="002016D8">
              <w:rPr>
                <w:rFonts w:ascii="Arial" w:hAnsi="Arial" w:cs="Arial"/>
              </w:rPr>
              <w:t>35398 Gießen</w:t>
            </w:r>
          </w:p>
        </w:tc>
      </w:tr>
    </w:tbl>
    <w:p w14:paraId="65F0C1D9" w14:textId="77777777" w:rsidR="00CF17C7" w:rsidRDefault="00CF17C7" w:rsidP="00CF17C7">
      <w:pPr>
        <w:rPr>
          <w:rFonts w:ascii="Arial" w:hAnsi="Arial" w:cs="Arial"/>
          <w:u w:val="single"/>
        </w:rPr>
      </w:pPr>
    </w:p>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655"/>
      </w:tblGrid>
      <w:tr w:rsidR="00CF17C7" w:rsidRPr="002016D8" w14:paraId="7B015A4F" w14:textId="77777777" w:rsidTr="001D2380">
        <w:tc>
          <w:tcPr>
            <w:tcW w:w="1701" w:type="dxa"/>
            <w:shd w:val="clear" w:color="auto" w:fill="366092"/>
          </w:tcPr>
          <w:p w14:paraId="60499AD7" w14:textId="77777777" w:rsidR="00CF17C7" w:rsidRPr="005105D8" w:rsidRDefault="00CF17C7" w:rsidP="001D2380">
            <w:pPr>
              <w:spacing w:before="240" w:line="360" w:lineRule="auto"/>
              <w:jc w:val="center"/>
              <w:rPr>
                <w:rFonts w:ascii="Arial" w:hAnsi="Arial" w:cs="Arial"/>
                <w:b/>
                <w:bCs/>
                <w:color w:val="FFFFFF" w:themeColor="background1"/>
                <w:sz w:val="24"/>
                <w:szCs w:val="24"/>
              </w:rPr>
            </w:pPr>
            <w:r w:rsidRPr="005105D8">
              <w:rPr>
                <w:rFonts w:ascii="Arial" w:hAnsi="Arial" w:cs="Arial"/>
                <w:b/>
                <w:bCs/>
                <w:color w:val="FFFFFF" w:themeColor="background1"/>
                <w:sz w:val="24"/>
                <w:szCs w:val="24"/>
              </w:rPr>
              <w:t>Auftragsort</w:t>
            </w:r>
          </w:p>
        </w:tc>
        <w:tc>
          <w:tcPr>
            <w:tcW w:w="7655" w:type="dxa"/>
            <w:shd w:val="clear" w:color="auto" w:fill="BDD7EE"/>
            <w:vAlign w:val="center"/>
          </w:tcPr>
          <w:p w14:paraId="02C6115C" w14:textId="382376AE" w:rsidR="00CF17C7" w:rsidRPr="002016D8" w:rsidRDefault="00CF17C7" w:rsidP="001D2380">
            <w:pPr>
              <w:rPr>
                <w:rFonts w:ascii="Arial" w:hAnsi="Arial" w:cs="Arial"/>
              </w:rPr>
            </w:pPr>
            <w:r w:rsidRPr="002016D8">
              <w:rPr>
                <w:rFonts w:ascii="Arial" w:hAnsi="Arial" w:cs="Arial"/>
              </w:rPr>
              <w:t>Lern- und Erinnerungsort Notaufnahmelager Gießen</w:t>
            </w:r>
            <w:r w:rsidR="00DF3D2A">
              <w:rPr>
                <w:rFonts w:ascii="Arial" w:hAnsi="Arial" w:cs="Arial"/>
              </w:rPr>
              <w:t>,</w:t>
            </w:r>
          </w:p>
          <w:p w14:paraId="0394B571" w14:textId="77777777" w:rsidR="00CF17C7" w:rsidRPr="001633BA" w:rsidRDefault="00CF17C7" w:rsidP="001D2380">
            <w:pPr>
              <w:rPr>
                <w:rFonts w:ascii="Arial" w:hAnsi="Arial" w:cs="Arial"/>
              </w:rPr>
            </w:pPr>
            <w:r w:rsidRPr="002016D8">
              <w:rPr>
                <w:rFonts w:ascii="Arial" w:hAnsi="Arial" w:cs="Arial"/>
              </w:rPr>
              <w:t>Meisenbornweg 27</w:t>
            </w:r>
            <w:r>
              <w:rPr>
                <w:rFonts w:ascii="Arial" w:hAnsi="Arial" w:cs="Arial"/>
              </w:rPr>
              <w:t xml:space="preserve">, </w:t>
            </w:r>
            <w:r w:rsidRPr="002016D8">
              <w:rPr>
                <w:rFonts w:ascii="Arial" w:hAnsi="Arial" w:cs="Arial"/>
              </w:rPr>
              <w:t>35398 Gießen</w:t>
            </w:r>
          </w:p>
        </w:tc>
      </w:tr>
    </w:tbl>
    <w:p w14:paraId="3B6B993A" w14:textId="68CE80A8" w:rsidR="006E60DC" w:rsidRDefault="006E60DC" w:rsidP="004B0C1C">
      <w:pPr>
        <w:rPr>
          <w:rFonts w:ascii="Arial" w:hAnsi="Arial" w:cs="Arial"/>
        </w:rPr>
      </w:pPr>
    </w:p>
    <w:p w14:paraId="552A8AC4" w14:textId="77777777" w:rsidR="006E60DC" w:rsidRDefault="006E60DC">
      <w:pPr>
        <w:rPr>
          <w:rFonts w:ascii="Arial" w:hAnsi="Arial" w:cs="Arial"/>
        </w:rPr>
      </w:pPr>
      <w:r>
        <w:rPr>
          <w:rFonts w:ascii="Arial" w:hAnsi="Arial" w:cs="Arial"/>
        </w:rPr>
        <w:br w:type="page"/>
      </w:r>
    </w:p>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789"/>
      </w:tblGrid>
      <w:tr w:rsidR="005F1C89" w:rsidRPr="002016D8" w14:paraId="12BAD8B6" w14:textId="77777777" w:rsidTr="0021511E">
        <w:tc>
          <w:tcPr>
            <w:tcW w:w="567" w:type="dxa"/>
            <w:shd w:val="clear" w:color="auto" w:fill="C00000"/>
          </w:tcPr>
          <w:p w14:paraId="7ED4DE68" w14:textId="0C0FC827" w:rsidR="005F1C89" w:rsidRPr="002016D8" w:rsidRDefault="005F1C89" w:rsidP="00C939B4">
            <w:pPr>
              <w:spacing w:before="120" w:line="360" w:lineRule="auto"/>
              <w:jc w:val="center"/>
              <w:rPr>
                <w:rFonts w:ascii="Arial" w:hAnsi="Arial" w:cs="Arial"/>
                <w:b/>
                <w:bCs/>
                <w:sz w:val="24"/>
                <w:szCs w:val="24"/>
              </w:rPr>
            </w:pPr>
            <w:r w:rsidRPr="002016D8">
              <w:rPr>
                <w:rFonts w:ascii="Arial" w:hAnsi="Arial" w:cs="Arial"/>
                <w:b/>
                <w:bCs/>
                <w:sz w:val="24"/>
                <w:szCs w:val="24"/>
              </w:rPr>
              <w:lastRenderedPageBreak/>
              <w:t>1</w:t>
            </w:r>
          </w:p>
        </w:tc>
        <w:tc>
          <w:tcPr>
            <w:tcW w:w="8789" w:type="dxa"/>
            <w:shd w:val="clear" w:color="auto" w:fill="366092"/>
            <w:vAlign w:val="center"/>
          </w:tcPr>
          <w:p w14:paraId="476542A7" w14:textId="087F2A01" w:rsidR="005F1C89" w:rsidRPr="002016D8" w:rsidRDefault="005F1C89" w:rsidP="00C939B4">
            <w:pPr>
              <w:spacing w:before="120" w:line="360" w:lineRule="auto"/>
              <w:rPr>
                <w:rFonts w:ascii="Arial" w:hAnsi="Arial" w:cs="Arial"/>
                <w:b/>
                <w:bCs/>
                <w:color w:val="FFFFFF" w:themeColor="background1"/>
                <w:sz w:val="24"/>
                <w:szCs w:val="24"/>
              </w:rPr>
            </w:pPr>
            <w:r w:rsidRPr="002016D8">
              <w:rPr>
                <w:rFonts w:ascii="Arial" w:hAnsi="Arial" w:cs="Arial"/>
                <w:b/>
                <w:bCs/>
                <w:color w:val="FFFFFF" w:themeColor="background1"/>
                <w:sz w:val="24"/>
                <w:szCs w:val="24"/>
              </w:rPr>
              <w:t>Leistungsgegenstand</w:t>
            </w:r>
          </w:p>
        </w:tc>
      </w:tr>
    </w:tbl>
    <w:p w14:paraId="2ADEA203" w14:textId="77777777" w:rsidR="0029010B" w:rsidRDefault="0029010B" w:rsidP="00285C7C">
      <w:pPr>
        <w:spacing w:before="60"/>
        <w:jc w:val="both"/>
        <w:rPr>
          <w:rFonts w:ascii="Arial" w:eastAsia="Arial" w:hAnsi="Arial" w:cs="Arial"/>
          <w:color w:val="000000" w:themeColor="text1"/>
          <w:sz w:val="20"/>
          <w:szCs w:val="20"/>
        </w:rPr>
      </w:pPr>
    </w:p>
    <w:p w14:paraId="1C5D9A73" w14:textId="1D2B8D76" w:rsidR="00285C7C" w:rsidRPr="00285C7C" w:rsidRDefault="00285C7C" w:rsidP="00464DFA">
      <w:pPr>
        <w:spacing w:before="60" w:line="360" w:lineRule="auto"/>
        <w:jc w:val="both"/>
        <w:rPr>
          <w:color w:val="000000" w:themeColor="text1"/>
        </w:rPr>
      </w:pPr>
      <w:r w:rsidRPr="00285C7C">
        <w:rPr>
          <w:rFonts w:ascii="Arial" w:eastAsia="Arial" w:hAnsi="Arial" w:cs="Arial"/>
          <w:color w:val="000000" w:themeColor="text1"/>
          <w:sz w:val="20"/>
          <w:szCs w:val="20"/>
        </w:rPr>
        <w:t>Der Lern- und Erinnerungsort Notaufnahmelager Gießen plant die Entwicklung einer multimedialen Kartenapp in Form einer plattformübergreifenden App, um Inhalte digital aufzubereiten und ein breites Publikum zu erreichen. Ziel ist es, den Besuch vor Ort durch digitale Angebote zu ergänzen und die Geschichte des Ortes in der Stadt erlebbar zu machen.</w:t>
      </w:r>
    </w:p>
    <w:p w14:paraId="4DFAEBBE" w14:textId="1CC5B788" w:rsidR="00285C7C" w:rsidRDefault="00285C7C" w:rsidP="00464DFA">
      <w:pPr>
        <w:spacing w:before="60" w:line="360" w:lineRule="auto"/>
        <w:jc w:val="both"/>
        <w:rPr>
          <w:rFonts w:ascii="Arial" w:eastAsia="Arial" w:hAnsi="Arial" w:cs="Arial"/>
          <w:color w:val="000000" w:themeColor="text1"/>
          <w:sz w:val="20"/>
          <w:szCs w:val="20"/>
        </w:rPr>
      </w:pPr>
      <w:r w:rsidRPr="00285C7C">
        <w:rPr>
          <w:rFonts w:ascii="Arial" w:eastAsia="Arial" w:hAnsi="Arial" w:cs="Arial"/>
          <w:color w:val="000000" w:themeColor="text1"/>
          <w:sz w:val="20"/>
          <w:szCs w:val="20"/>
        </w:rPr>
        <w:t xml:space="preserve">Die App macht exemplarisch erfahrbar, wie stark die Bundesrepublik und die deutsche Demokratie durch Migrationsbewegungen geprägt sind. Im Mittelpunkt steht das frühere Notaufnahmelager Gießen, das </w:t>
      </w:r>
      <w:r>
        <w:rPr>
          <w:rFonts w:ascii="Arial" w:eastAsia="Arial" w:hAnsi="Arial" w:cs="Arial"/>
          <w:color w:val="000000" w:themeColor="text1"/>
          <w:sz w:val="20"/>
          <w:szCs w:val="20"/>
        </w:rPr>
        <w:t>Zuwanderer, freigekaufte politische Häftlinge und Schutzsuchende</w:t>
      </w:r>
      <w:r w:rsidRPr="00285C7C">
        <w:rPr>
          <w:rFonts w:ascii="Arial" w:eastAsia="Arial" w:hAnsi="Arial" w:cs="Arial"/>
          <w:color w:val="000000" w:themeColor="text1"/>
          <w:sz w:val="20"/>
          <w:szCs w:val="20"/>
        </w:rPr>
        <w:t xml:space="preserve"> aus der DDR und seit den 1990er Jahren Menschen aus aller Welt aufnahm. Mithilfe von Zeitzeugenberichten, Fotos und Quellen lädt die App zu einem multimedialen Rundgang durch Gießen ein.</w:t>
      </w:r>
    </w:p>
    <w:p w14:paraId="751A7A17" w14:textId="77777777" w:rsidR="002F4688" w:rsidRPr="00285C7C" w:rsidRDefault="002F4688" w:rsidP="00464DFA">
      <w:pPr>
        <w:spacing w:before="60" w:line="360" w:lineRule="auto"/>
        <w:jc w:val="both"/>
        <w:rPr>
          <w:rFonts w:ascii="Arial" w:eastAsia="Arial" w:hAnsi="Arial" w:cs="Arial"/>
          <w:color w:val="000000" w:themeColor="text1"/>
          <w:sz w:val="20"/>
          <w:szCs w:val="20"/>
        </w:rPr>
      </w:pPr>
    </w:p>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789"/>
      </w:tblGrid>
      <w:tr w:rsidR="005A3BFF" w:rsidRPr="002016D8" w14:paraId="0442AAAA" w14:textId="77777777" w:rsidTr="00D871C1">
        <w:tc>
          <w:tcPr>
            <w:tcW w:w="567" w:type="dxa"/>
            <w:shd w:val="clear" w:color="auto" w:fill="C00000"/>
          </w:tcPr>
          <w:p w14:paraId="4EC02111" w14:textId="663FB7FD" w:rsidR="005A3BFF" w:rsidRPr="002016D8" w:rsidRDefault="005A3BFF" w:rsidP="00D871C1">
            <w:pPr>
              <w:spacing w:before="120" w:line="360" w:lineRule="auto"/>
              <w:jc w:val="center"/>
              <w:rPr>
                <w:rFonts w:ascii="Arial" w:hAnsi="Arial" w:cs="Arial"/>
                <w:b/>
                <w:bCs/>
                <w:sz w:val="24"/>
                <w:szCs w:val="24"/>
              </w:rPr>
            </w:pPr>
            <w:r>
              <w:rPr>
                <w:rFonts w:ascii="Arial" w:hAnsi="Arial" w:cs="Arial"/>
                <w:b/>
                <w:bCs/>
                <w:sz w:val="24"/>
                <w:szCs w:val="24"/>
              </w:rPr>
              <w:t>2</w:t>
            </w:r>
          </w:p>
        </w:tc>
        <w:tc>
          <w:tcPr>
            <w:tcW w:w="8789" w:type="dxa"/>
            <w:shd w:val="clear" w:color="auto" w:fill="366092"/>
            <w:vAlign w:val="center"/>
          </w:tcPr>
          <w:p w14:paraId="3BC15E12" w14:textId="77777777" w:rsidR="005A3BFF" w:rsidRPr="002016D8" w:rsidRDefault="005A3BFF" w:rsidP="00D871C1">
            <w:pPr>
              <w:spacing w:before="120" w:line="360" w:lineRule="auto"/>
              <w:rPr>
                <w:rFonts w:ascii="Arial" w:hAnsi="Arial" w:cs="Arial"/>
                <w:b/>
                <w:bCs/>
                <w:color w:val="FFFFFF" w:themeColor="background1"/>
                <w:sz w:val="24"/>
                <w:szCs w:val="24"/>
              </w:rPr>
            </w:pPr>
            <w:r>
              <w:rPr>
                <w:rFonts w:ascii="Arial" w:hAnsi="Arial" w:cs="Arial"/>
                <w:b/>
                <w:bCs/>
                <w:color w:val="FFFFFF" w:themeColor="background1"/>
                <w:sz w:val="24"/>
                <w:szCs w:val="24"/>
              </w:rPr>
              <w:t xml:space="preserve">Projektziel und Kontext </w:t>
            </w:r>
          </w:p>
        </w:tc>
      </w:tr>
    </w:tbl>
    <w:p w14:paraId="0C99F23C" w14:textId="77777777" w:rsidR="005A3BFF" w:rsidRDefault="005A3BFF" w:rsidP="005A3BFF">
      <w:pPr>
        <w:spacing w:line="360" w:lineRule="auto"/>
        <w:rPr>
          <w:bCs/>
        </w:rPr>
      </w:pPr>
    </w:p>
    <w:p w14:paraId="08EE9D4D" w14:textId="70016FC7" w:rsidR="005A3BFF" w:rsidRPr="00C305EF" w:rsidRDefault="005A3BFF" w:rsidP="005A3BFF">
      <w:pPr>
        <w:spacing w:line="360" w:lineRule="auto"/>
        <w:rPr>
          <w:rFonts w:ascii="Arial" w:hAnsi="Arial" w:cs="Arial"/>
          <w:bCs/>
          <w:sz w:val="20"/>
          <w:szCs w:val="20"/>
        </w:rPr>
      </w:pPr>
      <w:r w:rsidRPr="00C305EF">
        <w:rPr>
          <w:rFonts w:ascii="Arial" w:hAnsi="Arial" w:cs="Arial"/>
          <w:bCs/>
          <w:sz w:val="20"/>
          <w:szCs w:val="20"/>
        </w:rPr>
        <w:t xml:space="preserve">Ziel ist die Entwicklung einer Kartenapp, die als digitale Plattform für die Vermittlung von Geschichte dient. </w:t>
      </w:r>
      <w:r w:rsidR="004A7A27">
        <w:rPr>
          <w:rFonts w:ascii="Arial" w:hAnsi="Arial" w:cs="Arial"/>
          <w:bCs/>
          <w:sz w:val="20"/>
          <w:szCs w:val="20"/>
        </w:rPr>
        <w:t xml:space="preserve">Durch historische Kartenlayer und multimediale Inhalte visualisiert sie </w:t>
      </w:r>
      <w:r w:rsidRPr="00C305EF">
        <w:rPr>
          <w:rFonts w:ascii="Arial" w:hAnsi="Arial" w:cs="Arial"/>
          <w:bCs/>
          <w:sz w:val="20"/>
          <w:szCs w:val="20"/>
        </w:rPr>
        <w:t>verschiedene Zeitschichten</w:t>
      </w:r>
      <w:r w:rsidR="004A7A27">
        <w:rPr>
          <w:rFonts w:ascii="Arial" w:hAnsi="Arial" w:cs="Arial"/>
          <w:bCs/>
          <w:sz w:val="20"/>
          <w:szCs w:val="20"/>
        </w:rPr>
        <w:t xml:space="preserve"> und Points of Interest</w:t>
      </w:r>
      <w:r w:rsidR="00E913DB">
        <w:rPr>
          <w:rFonts w:ascii="Arial" w:hAnsi="Arial" w:cs="Arial"/>
          <w:bCs/>
          <w:sz w:val="20"/>
          <w:szCs w:val="20"/>
        </w:rPr>
        <w:t xml:space="preserve"> (POIs)</w:t>
      </w:r>
      <w:r w:rsidR="00BD3946">
        <w:rPr>
          <w:rFonts w:ascii="Arial" w:hAnsi="Arial" w:cs="Arial"/>
          <w:bCs/>
          <w:sz w:val="20"/>
          <w:szCs w:val="20"/>
        </w:rPr>
        <w:t>:</w:t>
      </w:r>
      <w:r w:rsidR="004A7A27">
        <w:rPr>
          <w:rFonts w:ascii="Arial" w:hAnsi="Arial" w:cs="Arial"/>
          <w:bCs/>
          <w:sz w:val="20"/>
          <w:szCs w:val="20"/>
        </w:rPr>
        <w:t xml:space="preserve"> Personen, Artefakte und Ereignisse</w:t>
      </w:r>
      <w:r w:rsidRPr="00C305EF">
        <w:rPr>
          <w:rFonts w:ascii="Arial" w:hAnsi="Arial" w:cs="Arial"/>
          <w:bCs/>
          <w:sz w:val="20"/>
          <w:szCs w:val="20"/>
        </w:rPr>
        <w:t>.</w:t>
      </w:r>
    </w:p>
    <w:p w14:paraId="45153A9C" w14:textId="77777777" w:rsidR="005A3BFF" w:rsidRPr="00C305EF" w:rsidRDefault="005A3BFF" w:rsidP="005A3BFF">
      <w:pPr>
        <w:spacing w:line="360" w:lineRule="auto"/>
        <w:rPr>
          <w:rFonts w:ascii="Arial" w:hAnsi="Arial" w:cs="Arial"/>
          <w:bCs/>
          <w:sz w:val="20"/>
          <w:szCs w:val="20"/>
        </w:rPr>
      </w:pPr>
      <w:r w:rsidRPr="00C305EF">
        <w:rPr>
          <w:rFonts w:ascii="Arial" w:hAnsi="Arial" w:cs="Arial"/>
          <w:bCs/>
          <w:sz w:val="20"/>
          <w:szCs w:val="20"/>
        </w:rPr>
        <w:t xml:space="preserve">Die App muss multimedial, plattformübergreifend und modular erweiterbar sein. </w:t>
      </w:r>
    </w:p>
    <w:p w14:paraId="5A764FE2" w14:textId="7B52F5EC" w:rsidR="005A3BFF" w:rsidRPr="00C305EF" w:rsidRDefault="005A3BFF" w:rsidP="005A3BFF">
      <w:pPr>
        <w:spacing w:line="360" w:lineRule="auto"/>
        <w:rPr>
          <w:rFonts w:ascii="Arial" w:hAnsi="Arial" w:cs="Arial"/>
          <w:bCs/>
          <w:sz w:val="20"/>
          <w:szCs w:val="20"/>
        </w:rPr>
      </w:pPr>
      <w:r w:rsidRPr="00C305EF">
        <w:rPr>
          <w:rFonts w:ascii="Arial" w:hAnsi="Arial" w:cs="Arial"/>
          <w:bCs/>
          <w:sz w:val="20"/>
          <w:szCs w:val="20"/>
        </w:rPr>
        <w:t xml:space="preserve">Primärer Nutzungskontext ist die mobile Nutzung in der Stadt sowie die Vor- und Nachbereitung im schulischen und universitären Kontext. </w:t>
      </w:r>
      <w:r w:rsidRPr="00C305EF">
        <w:rPr>
          <w:rFonts w:ascii="Arial" w:hAnsi="Arial" w:cs="Arial"/>
          <w:sz w:val="20"/>
          <w:szCs w:val="20"/>
        </w:rPr>
        <w:t xml:space="preserve">Die App muss mindestens in den Sprachen Deutsch und Englisch verfügbar sein. Damit spricht sie sowohl lokale als auch internationale Nutzerinnen und Nutzer an und </w:t>
      </w:r>
      <w:r w:rsidR="005A1A36" w:rsidRPr="005A1A36">
        <w:rPr>
          <w:rFonts w:ascii="Arial" w:hAnsi="Arial" w:cs="Arial"/>
          <w:sz w:val="20"/>
          <w:szCs w:val="20"/>
        </w:rPr>
        <w:t xml:space="preserve">macht </w:t>
      </w:r>
      <w:r w:rsidRPr="00C305EF">
        <w:rPr>
          <w:rFonts w:ascii="Arial" w:hAnsi="Arial" w:cs="Arial"/>
          <w:sz w:val="20"/>
          <w:szCs w:val="20"/>
        </w:rPr>
        <w:t xml:space="preserve">ihnen die Inhalte sowie Funktionen der App zugänglich. Eine mehrsprachige Gestaltung ist wichtig, um die Reichweite zu erhöhen und eine breitere Nutzerbasis zu erreichen. </w:t>
      </w:r>
    </w:p>
    <w:p w14:paraId="07E36972" w14:textId="77777777" w:rsidR="005A3BFF" w:rsidRPr="00C305EF" w:rsidRDefault="005A3BFF" w:rsidP="005A3BFF">
      <w:pPr>
        <w:spacing w:line="360" w:lineRule="auto"/>
        <w:rPr>
          <w:rFonts w:ascii="Arial" w:hAnsi="Arial" w:cs="Arial"/>
          <w:b/>
          <w:bCs/>
          <w:sz w:val="20"/>
          <w:szCs w:val="20"/>
        </w:rPr>
      </w:pPr>
      <w:r w:rsidRPr="00C305EF">
        <w:rPr>
          <w:rFonts w:ascii="Arial" w:hAnsi="Arial" w:cs="Arial"/>
          <w:b/>
          <w:bCs/>
          <w:sz w:val="20"/>
          <w:szCs w:val="20"/>
        </w:rPr>
        <w:t>Hauptfeatures</w:t>
      </w:r>
    </w:p>
    <w:p w14:paraId="6BEBC3B6" w14:textId="47565E59" w:rsidR="005A3BFF" w:rsidRDefault="005A3BFF" w:rsidP="005A3BFF">
      <w:pPr>
        <w:spacing w:before="40" w:after="60" w:line="360" w:lineRule="auto"/>
        <w:rPr>
          <w:rFonts w:ascii="Arial" w:hAnsi="Arial" w:cs="Arial"/>
          <w:bCs/>
          <w:sz w:val="20"/>
          <w:szCs w:val="20"/>
        </w:rPr>
      </w:pPr>
      <w:r w:rsidRPr="00C305EF">
        <w:rPr>
          <w:rFonts w:ascii="Arial" w:hAnsi="Arial" w:cs="Arial"/>
          <w:bCs/>
          <w:sz w:val="20"/>
          <w:szCs w:val="20"/>
        </w:rPr>
        <w:t xml:space="preserve">Kartenmodul &amp; Content-Präsentation: Die App bildet eine Karte von Gießen ab. Durch einen Slider führt die App Nutzende grafisch stufenlos durch verschiedene Zeitabschnitte, wobei je nach Abschnitt </w:t>
      </w:r>
      <w:r w:rsidR="005A1A36">
        <w:rPr>
          <w:rFonts w:ascii="Arial" w:hAnsi="Arial" w:cs="Arial"/>
          <w:bCs/>
          <w:sz w:val="20"/>
          <w:szCs w:val="20"/>
        </w:rPr>
        <w:t xml:space="preserve">auf der Karte </w:t>
      </w:r>
      <w:r w:rsidRPr="00C305EF">
        <w:rPr>
          <w:rFonts w:ascii="Arial" w:hAnsi="Arial" w:cs="Arial"/>
          <w:bCs/>
          <w:sz w:val="20"/>
          <w:szCs w:val="20"/>
        </w:rPr>
        <w:t>Points of Interest sichtbar werden und wieder verschwinden.</w:t>
      </w:r>
    </w:p>
    <w:p w14:paraId="7C8F8227" w14:textId="77777777" w:rsidR="00B46CCE" w:rsidRPr="00285C7C" w:rsidRDefault="00B46CCE" w:rsidP="00B46CCE">
      <w:pPr>
        <w:spacing w:before="180" w:after="60" w:line="360" w:lineRule="auto"/>
        <w:rPr>
          <w:color w:val="000000" w:themeColor="text1"/>
        </w:rPr>
      </w:pPr>
      <w:r w:rsidRPr="00285C7C">
        <w:rPr>
          <w:rFonts w:ascii="Arial" w:eastAsia="Arial" w:hAnsi="Arial" w:cs="Arial"/>
          <w:b/>
          <w:bCs/>
          <w:color w:val="000000" w:themeColor="text1"/>
          <w:sz w:val="20"/>
          <w:szCs w:val="20"/>
        </w:rPr>
        <w:t>Zielgruppen</w:t>
      </w:r>
    </w:p>
    <w:p w14:paraId="2880FC45" w14:textId="77777777" w:rsidR="00B46CCE" w:rsidRPr="00285C7C" w:rsidRDefault="00B46CCE" w:rsidP="00B46CCE">
      <w:pPr>
        <w:pStyle w:val="Listenabsatz"/>
        <w:numPr>
          <w:ilvl w:val="0"/>
          <w:numId w:val="17"/>
        </w:numPr>
        <w:spacing w:before="40" w:after="60" w:line="360" w:lineRule="auto"/>
        <w:contextualSpacing w:val="0"/>
        <w:rPr>
          <w:color w:val="000000" w:themeColor="text1"/>
        </w:rPr>
      </w:pPr>
      <w:r w:rsidRPr="00285C7C">
        <w:rPr>
          <w:rFonts w:ascii="Arial" w:eastAsia="Arial" w:hAnsi="Arial" w:cs="Arial"/>
          <w:color w:val="000000" w:themeColor="text1"/>
          <w:sz w:val="20"/>
          <w:szCs w:val="20"/>
        </w:rPr>
        <w:t>Schülerinnen und Schüler ab 12 Jahren sowie Lehrkräfte</w:t>
      </w:r>
    </w:p>
    <w:p w14:paraId="775A9E55" w14:textId="77777777" w:rsidR="00B46CCE" w:rsidRPr="00285C7C" w:rsidRDefault="00B46CCE" w:rsidP="00B46CCE">
      <w:pPr>
        <w:pStyle w:val="Listenabsatz"/>
        <w:numPr>
          <w:ilvl w:val="0"/>
          <w:numId w:val="17"/>
        </w:numPr>
        <w:spacing w:before="40" w:after="60" w:line="360" w:lineRule="auto"/>
        <w:contextualSpacing w:val="0"/>
        <w:rPr>
          <w:color w:val="000000" w:themeColor="text1"/>
        </w:rPr>
      </w:pPr>
      <w:r w:rsidRPr="00285C7C">
        <w:rPr>
          <w:rFonts w:ascii="Arial" w:eastAsia="Arial" w:hAnsi="Arial" w:cs="Arial"/>
          <w:color w:val="000000" w:themeColor="text1"/>
          <w:sz w:val="20"/>
          <w:szCs w:val="20"/>
        </w:rPr>
        <w:t>Allgemeine Öffentlichkeit; insbesondere Bürgerinnen und Bürger der Stadt Gießen sowie Personen mit Zuwanderungsgeschichte</w:t>
      </w:r>
    </w:p>
    <w:p w14:paraId="6A7916B7" w14:textId="7548BC0F" w:rsidR="002F4688" w:rsidRDefault="00B46CCE" w:rsidP="00B46CCE">
      <w:pPr>
        <w:pStyle w:val="Listenabsatz"/>
        <w:numPr>
          <w:ilvl w:val="0"/>
          <w:numId w:val="17"/>
        </w:numPr>
        <w:spacing w:before="40" w:after="60" w:line="360" w:lineRule="auto"/>
        <w:contextualSpacing w:val="0"/>
        <w:rPr>
          <w:rFonts w:ascii="Arial" w:eastAsia="Arial" w:hAnsi="Arial" w:cs="Arial"/>
          <w:color w:val="000000" w:themeColor="text1"/>
          <w:sz w:val="20"/>
          <w:szCs w:val="20"/>
        </w:rPr>
      </w:pPr>
      <w:r w:rsidRPr="00285C7C">
        <w:rPr>
          <w:rFonts w:ascii="Arial" w:eastAsia="Arial" w:hAnsi="Arial" w:cs="Arial"/>
          <w:color w:val="000000" w:themeColor="text1"/>
          <w:sz w:val="20"/>
          <w:szCs w:val="20"/>
        </w:rPr>
        <w:t>Wissenschaftlerinnen und Wissenschaftler</w:t>
      </w:r>
    </w:p>
    <w:p w14:paraId="02637B52" w14:textId="77777777" w:rsidR="002F4688" w:rsidRDefault="002F4688">
      <w:pPr>
        <w:rPr>
          <w:rFonts w:ascii="Arial" w:eastAsia="Arial" w:hAnsi="Arial" w:cs="Arial"/>
          <w:color w:val="000000" w:themeColor="text1"/>
          <w:sz w:val="20"/>
          <w:szCs w:val="20"/>
        </w:rPr>
      </w:pPr>
      <w:r>
        <w:rPr>
          <w:rFonts w:ascii="Arial" w:eastAsia="Arial" w:hAnsi="Arial" w:cs="Arial"/>
          <w:color w:val="000000" w:themeColor="text1"/>
          <w:sz w:val="20"/>
          <w:szCs w:val="20"/>
        </w:rPr>
        <w:br w:type="page"/>
      </w:r>
    </w:p>
    <w:p w14:paraId="426963CA" w14:textId="77777777" w:rsidR="00B46CCE" w:rsidRPr="00285C7C" w:rsidRDefault="00B46CCE" w:rsidP="00B46CCE">
      <w:pPr>
        <w:spacing w:before="180" w:after="60" w:line="360" w:lineRule="auto"/>
        <w:rPr>
          <w:color w:val="000000" w:themeColor="text1"/>
        </w:rPr>
      </w:pPr>
      <w:r w:rsidRPr="00285C7C">
        <w:rPr>
          <w:rFonts w:ascii="Arial" w:eastAsia="Arial" w:hAnsi="Arial" w:cs="Arial"/>
          <w:b/>
          <w:bCs/>
          <w:color w:val="000000" w:themeColor="text1"/>
          <w:sz w:val="20"/>
          <w:szCs w:val="20"/>
        </w:rPr>
        <w:lastRenderedPageBreak/>
        <w:t>Hauptziele</w:t>
      </w:r>
    </w:p>
    <w:p w14:paraId="60261924" w14:textId="77777777" w:rsidR="00B46CCE" w:rsidRPr="00285C7C" w:rsidRDefault="00B46CCE" w:rsidP="00B46CCE">
      <w:pPr>
        <w:pStyle w:val="Listenabsatz"/>
        <w:numPr>
          <w:ilvl w:val="0"/>
          <w:numId w:val="17"/>
        </w:numPr>
        <w:spacing w:before="40" w:after="60" w:line="360" w:lineRule="auto"/>
        <w:contextualSpacing w:val="0"/>
        <w:rPr>
          <w:color w:val="000000" w:themeColor="text1"/>
        </w:rPr>
      </w:pPr>
      <w:r w:rsidRPr="00285C7C">
        <w:rPr>
          <w:rFonts w:ascii="Arial" w:eastAsia="Arial" w:hAnsi="Arial" w:cs="Arial"/>
          <w:color w:val="000000" w:themeColor="text1"/>
          <w:sz w:val="20"/>
          <w:szCs w:val="20"/>
        </w:rPr>
        <w:t>Die App macht die Inhalte der historischen Bildung konkret und hilft, Gießen als einen Ort der Demokratie- und Migrationsgeschichte digital zu erschließen.</w:t>
      </w:r>
    </w:p>
    <w:p w14:paraId="309F7556" w14:textId="5D0F954F" w:rsidR="00B46CCE" w:rsidRPr="00E913DB" w:rsidRDefault="00B46CCE" w:rsidP="00E913DB">
      <w:pPr>
        <w:pStyle w:val="Listenabsatz"/>
        <w:numPr>
          <w:ilvl w:val="0"/>
          <w:numId w:val="17"/>
        </w:numPr>
        <w:spacing w:before="40" w:after="60" w:line="360" w:lineRule="auto"/>
        <w:contextualSpacing w:val="0"/>
        <w:rPr>
          <w:color w:val="000000" w:themeColor="text1"/>
        </w:rPr>
      </w:pPr>
      <w:r w:rsidRPr="00285C7C">
        <w:rPr>
          <w:rFonts w:ascii="Arial" w:eastAsia="Arial" w:hAnsi="Arial" w:cs="Arial"/>
          <w:color w:val="000000" w:themeColor="text1"/>
          <w:sz w:val="20"/>
          <w:szCs w:val="20"/>
        </w:rPr>
        <w:t>Nutzende können sich auf einen digitalen Rundgang durch die Stadt begeben – geführt von persönlichen Geschichten, Dokumenten, Fotos und Tönen</w:t>
      </w:r>
      <w:r w:rsidR="005A1A36">
        <w:rPr>
          <w:rFonts w:ascii="Arial" w:eastAsia="Arial" w:hAnsi="Arial" w:cs="Arial"/>
          <w:color w:val="000000" w:themeColor="text1"/>
          <w:sz w:val="20"/>
          <w:szCs w:val="20"/>
        </w:rPr>
        <w:t xml:space="preserve"> </w:t>
      </w:r>
      <w:r w:rsidR="00E913DB">
        <w:rPr>
          <w:rFonts w:ascii="Arial" w:eastAsia="Arial" w:hAnsi="Arial" w:cs="Arial"/>
          <w:color w:val="000000" w:themeColor="text1"/>
          <w:sz w:val="20"/>
          <w:szCs w:val="20"/>
        </w:rPr>
        <w:t>–</w:t>
      </w:r>
      <w:r w:rsidR="005A1A36" w:rsidRPr="00E913DB">
        <w:rPr>
          <w:rFonts w:ascii="Arial" w:eastAsia="Arial" w:hAnsi="Arial" w:cs="Arial"/>
          <w:color w:val="000000" w:themeColor="text1"/>
          <w:sz w:val="20"/>
          <w:szCs w:val="20"/>
        </w:rPr>
        <w:t xml:space="preserve"> etwa </w:t>
      </w:r>
      <w:r w:rsidRPr="00E913DB">
        <w:rPr>
          <w:rFonts w:ascii="Arial" w:eastAsia="Arial" w:hAnsi="Arial" w:cs="Arial"/>
          <w:color w:val="000000" w:themeColor="text1"/>
          <w:sz w:val="20"/>
          <w:szCs w:val="20"/>
        </w:rPr>
        <w:t>durch Szenen des Abschieds und der Ankunft am Bahnhof, durch Baracken, Kirchen und das US-Depot.</w:t>
      </w:r>
    </w:p>
    <w:p w14:paraId="7065365C" w14:textId="77777777" w:rsidR="00B46CCE" w:rsidRPr="00285C7C" w:rsidRDefault="00B46CCE" w:rsidP="00B46CCE">
      <w:pPr>
        <w:pStyle w:val="Listenabsatz"/>
        <w:numPr>
          <w:ilvl w:val="0"/>
          <w:numId w:val="17"/>
        </w:numPr>
        <w:spacing w:before="40" w:after="60" w:line="360" w:lineRule="auto"/>
        <w:contextualSpacing w:val="0"/>
        <w:rPr>
          <w:color w:val="000000" w:themeColor="text1"/>
        </w:rPr>
      </w:pPr>
      <w:r w:rsidRPr="00285C7C">
        <w:rPr>
          <w:rFonts w:ascii="Arial" w:eastAsia="Arial" w:hAnsi="Arial" w:cs="Arial"/>
          <w:color w:val="000000" w:themeColor="text1"/>
          <w:sz w:val="20"/>
          <w:szCs w:val="20"/>
        </w:rPr>
        <w:t>Die App zeigt, wie Menschen aufgenommen wurden – mit ihren individuellen Biografien, Geschichten und Fluchtgründen – und wie sich die Stadtgesellschaft in der Auseinandersetzung mit der Gegenwart Dritter verändert hat.</w:t>
      </w:r>
    </w:p>
    <w:p w14:paraId="75E36A9E" w14:textId="2A8F97EB" w:rsidR="00B46CCE" w:rsidRPr="005A3BFF" w:rsidRDefault="00B46CCE" w:rsidP="00B46CCE">
      <w:pPr>
        <w:pStyle w:val="Listenabsatz"/>
        <w:numPr>
          <w:ilvl w:val="0"/>
          <w:numId w:val="17"/>
        </w:numPr>
        <w:spacing w:before="40" w:after="60" w:line="360" w:lineRule="auto"/>
        <w:contextualSpacing w:val="0"/>
        <w:rPr>
          <w:color w:val="000000" w:themeColor="text1"/>
        </w:rPr>
      </w:pPr>
      <w:r w:rsidRPr="00285C7C">
        <w:rPr>
          <w:rFonts w:ascii="Arial" w:eastAsia="Arial" w:hAnsi="Arial" w:cs="Arial"/>
          <w:color w:val="000000" w:themeColor="text1"/>
          <w:sz w:val="20"/>
          <w:szCs w:val="20"/>
        </w:rPr>
        <w:t xml:space="preserve">Die App unterstützt und erweitert die pädagogische Arbeit </w:t>
      </w:r>
      <w:r w:rsidR="005A1A36">
        <w:rPr>
          <w:rFonts w:ascii="Arial" w:eastAsia="Arial" w:hAnsi="Arial" w:cs="Arial"/>
          <w:color w:val="000000" w:themeColor="text1"/>
          <w:sz w:val="20"/>
          <w:szCs w:val="20"/>
        </w:rPr>
        <w:t xml:space="preserve">des Lern- und Erinnerungsorts </w:t>
      </w:r>
      <w:r w:rsidRPr="00285C7C">
        <w:rPr>
          <w:rFonts w:ascii="Arial" w:eastAsia="Arial" w:hAnsi="Arial" w:cs="Arial"/>
          <w:color w:val="000000" w:themeColor="text1"/>
          <w:sz w:val="20"/>
          <w:szCs w:val="20"/>
        </w:rPr>
        <w:t xml:space="preserve">und hilft, die </w:t>
      </w:r>
      <w:r w:rsidR="005A1A36">
        <w:rPr>
          <w:rFonts w:ascii="Arial" w:eastAsia="Arial" w:hAnsi="Arial" w:cs="Arial"/>
          <w:color w:val="000000" w:themeColor="text1"/>
          <w:sz w:val="20"/>
          <w:szCs w:val="20"/>
        </w:rPr>
        <w:t>die Gedenkstätte</w:t>
      </w:r>
      <w:r w:rsidRPr="00285C7C">
        <w:rPr>
          <w:rFonts w:ascii="Arial" w:eastAsia="Arial" w:hAnsi="Arial" w:cs="Arial"/>
          <w:color w:val="000000" w:themeColor="text1"/>
          <w:sz w:val="20"/>
          <w:szCs w:val="20"/>
        </w:rPr>
        <w:t xml:space="preserve"> stärker zur Stadtgesellschaft zu öffnen.</w:t>
      </w:r>
    </w:p>
    <w:p w14:paraId="4310F4E3" w14:textId="77777777" w:rsidR="00B46CCE" w:rsidRPr="005A3BFF" w:rsidRDefault="00B46CCE" w:rsidP="005A3BFF">
      <w:pPr>
        <w:spacing w:before="40" w:after="60" w:line="360" w:lineRule="auto"/>
        <w:rPr>
          <w:color w:val="000000" w:themeColor="text1"/>
        </w:rPr>
      </w:pPr>
    </w:p>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789"/>
      </w:tblGrid>
      <w:tr w:rsidR="008E26E9" w:rsidRPr="002016D8" w14:paraId="5289BA60" w14:textId="77777777" w:rsidTr="0029010B">
        <w:tc>
          <w:tcPr>
            <w:tcW w:w="567" w:type="dxa"/>
            <w:shd w:val="clear" w:color="auto" w:fill="C00000"/>
          </w:tcPr>
          <w:p w14:paraId="3CE92E08" w14:textId="61E48F74" w:rsidR="008E26E9" w:rsidRPr="002016D8" w:rsidRDefault="005A3BFF" w:rsidP="00C939B4">
            <w:pPr>
              <w:spacing w:before="120" w:line="360" w:lineRule="auto"/>
              <w:jc w:val="center"/>
              <w:rPr>
                <w:rFonts w:ascii="Arial" w:hAnsi="Arial" w:cs="Arial"/>
                <w:b/>
                <w:bCs/>
                <w:sz w:val="24"/>
                <w:szCs w:val="24"/>
              </w:rPr>
            </w:pPr>
            <w:r>
              <w:rPr>
                <w:rFonts w:ascii="Arial" w:hAnsi="Arial" w:cs="Arial"/>
                <w:b/>
                <w:bCs/>
                <w:sz w:val="24"/>
                <w:szCs w:val="24"/>
              </w:rPr>
              <w:t>3</w:t>
            </w:r>
          </w:p>
        </w:tc>
        <w:tc>
          <w:tcPr>
            <w:tcW w:w="8789" w:type="dxa"/>
            <w:shd w:val="clear" w:color="auto" w:fill="366092"/>
            <w:vAlign w:val="center"/>
          </w:tcPr>
          <w:p w14:paraId="5897CC69" w14:textId="49C22671" w:rsidR="008E26E9" w:rsidRPr="002016D8" w:rsidRDefault="008E26E9" w:rsidP="00C939B4">
            <w:pPr>
              <w:spacing w:before="120" w:line="360" w:lineRule="auto"/>
              <w:rPr>
                <w:rFonts w:ascii="Arial" w:hAnsi="Arial" w:cs="Arial"/>
                <w:b/>
                <w:bCs/>
                <w:color w:val="FFFFFF" w:themeColor="background1"/>
                <w:sz w:val="24"/>
                <w:szCs w:val="24"/>
              </w:rPr>
            </w:pPr>
            <w:r>
              <w:rPr>
                <w:rFonts w:ascii="Arial" w:hAnsi="Arial" w:cs="Arial"/>
                <w:b/>
                <w:bCs/>
                <w:color w:val="FFFFFF" w:themeColor="background1"/>
                <w:sz w:val="24"/>
                <w:szCs w:val="24"/>
              </w:rPr>
              <w:t>Geforderte Leistungen</w:t>
            </w:r>
          </w:p>
        </w:tc>
      </w:tr>
    </w:tbl>
    <w:p w14:paraId="70199A2B" w14:textId="77777777" w:rsidR="00DC787A" w:rsidRDefault="00DC787A" w:rsidP="004B0C1C">
      <w:pPr>
        <w:rPr>
          <w:rFonts w:ascii="Arial" w:hAnsi="Arial" w:cs="Arial"/>
          <w:b/>
          <w:bCs/>
        </w:rPr>
      </w:pPr>
    </w:p>
    <w:p w14:paraId="4E7A2ED6" w14:textId="77777777" w:rsidR="009A07DB" w:rsidRPr="009A07DB" w:rsidRDefault="009A07DB" w:rsidP="00464DFA">
      <w:pPr>
        <w:spacing w:before="180" w:after="60" w:line="360" w:lineRule="auto"/>
        <w:rPr>
          <w:b/>
          <w:bCs/>
          <w:color w:val="000000" w:themeColor="text1"/>
        </w:rPr>
      </w:pPr>
      <w:r w:rsidRPr="009A07DB">
        <w:rPr>
          <w:rFonts w:ascii="Arial" w:eastAsia="Arial" w:hAnsi="Arial" w:cs="Arial"/>
          <w:b/>
          <w:bCs/>
          <w:color w:val="000000" w:themeColor="text1"/>
          <w:sz w:val="20"/>
          <w:szCs w:val="20"/>
        </w:rPr>
        <w:t>Multimediale Kartenapp – Konzeption und Entwicklung</w:t>
      </w:r>
    </w:p>
    <w:p w14:paraId="4063AA33" w14:textId="36DC4395" w:rsidR="009A07DB" w:rsidRPr="009A07DB"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Konzeption, Entwicklung und Umsetzung einer multimedialen Kartenapp zur Vermittlung historischer Inhalte (</w:t>
      </w:r>
      <w:commentRangeStart w:id="0"/>
      <w:r w:rsidRPr="009A07DB">
        <w:rPr>
          <w:rFonts w:ascii="Arial" w:eastAsia="Arial" w:hAnsi="Arial" w:cs="Arial"/>
          <w:color w:val="000000" w:themeColor="text1"/>
          <w:sz w:val="20"/>
          <w:szCs w:val="20"/>
        </w:rPr>
        <w:t xml:space="preserve">plattformübergreifend </w:t>
      </w:r>
      <w:del w:id="1" w:author="Bastian Högg" w:date="2026-03-13T12:34:00Z" w16du:dateUtc="2026-03-13T11:34:00Z">
        <w:r w:rsidRPr="009A07DB" w:rsidDel="00FF7E4F">
          <w:rPr>
            <w:rFonts w:ascii="Arial" w:eastAsia="Arial" w:hAnsi="Arial" w:cs="Arial"/>
            <w:color w:val="000000" w:themeColor="text1"/>
            <w:sz w:val="20"/>
            <w:szCs w:val="20"/>
          </w:rPr>
          <w:delText xml:space="preserve">für </w:delText>
        </w:r>
      </w:del>
      <w:ins w:id="2" w:author="Bastian Högg" w:date="2026-03-13T12:34:00Z" w16du:dateUtc="2026-03-13T11:34:00Z">
        <w:r w:rsidR="00FF7E4F">
          <w:rPr>
            <w:rFonts w:ascii="Arial" w:eastAsia="Arial" w:hAnsi="Arial" w:cs="Arial"/>
            <w:color w:val="000000" w:themeColor="text1"/>
            <w:sz w:val="20"/>
            <w:szCs w:val="20"/>
          </w:rPr>
          <w:t>(</w:t>
        </w:r>
      </w:ins>
      <w:r w:rsidRPr="009A07DB">
        <w:rPr>
          <w:rFonts w:ascii="Arial" w:eastAsia="Arial" w:hAnsi="Arial" w:cs="Arial"/>
          <w:color w:val="000000" w:themeColor="text1"/>
          <w:sz w:val="20"/>
          <w:szCs w:val="20"/>
        </w:rPr>
        <w:t>Android</w:t>
      </w:r>
      <w:ins w:id="3" w:author="Bastian Högg" w:date="2026-03-13T11:36:00Z" w16du:dateUtc="2026-03-13T10:36:00Z">
        <w:r w:rsidR="00915008">
          <w:rPr>
            <w:rFonts w:ascii="Arial" w:eastAsia="Arial" w:hAnsi="Arial" w:cs="Arial"/>
            <w:color w:val="000000" w:themeColor="text1"/>
            <w:sz w:val="20"/>
            <w:szCs w:val="20"/>
          </w:rPr>
          <w:t>/</w:t>
        </w:r>
      </w:ins>
      <w:del w:id="4" w:author="Bastian Högg" w:date="2026-03-13T11:36:00Z" w16du:dateUtc="2026-03-13T10:36:00Z">
        <w:r w:rsidRPr="009A07DB" w:rsidDel="00915008">
          <w:rPr>
            <w:rFonts w:ascii="Arial" w:eastAsia="Arial" w:hAnsi="Arial" w:cs="Arial"/>
            <w:color w:val="000000" w:themeColor="text1"/>
            <w:sz w:val="20"/>
            <w:szCs w:val="20"/>
          </w:rPr>
          <w:delText xml:space="preserve"> und </w:delText>
        </w:r>
      </w:del>
      <w:r w:rsidRPr="009A07DB">
        <w:rPr>
          <w:rFonts w:ascii="Arial" w:eastAsia="Arial" w:hAnsi="Arial" w:cs="Arial"/>
          <w:color w:val="000000" w:themeColor="text1"/>
          <w:sz w:val="20"/>
          <w:szCs w:val="20"/>
        </w:rPr>
        <w:t>iOS</w:t>
      </w:r>
      <w:ins w:id="5" w:author="Bastian Högg" w:date="2026-03-13T11:36:00Z" w16du:dateUtc="2026-03-13T10:36:00Z">
        <w:r w:rsidR="00915008">
          <w:rPr>
            <w:rFonts w:ascii="Arial" w:eastAsia="Arial" w:hAnsi="Arial" w:cs="Arial"/>
            <w:color w:val="000000" w:themeColor="text1"/>
            <w:sz w:val="20"/>
            <w:szCs w:val="20"/>
          </w:rPr>
          <w:t xml:space="preserve"> oder </w:t>
        </w:r>
      </w:ins>
      <w:ins w:id="6" w:author="Bastian Högg" w:date="2026-03-13T12:33:00Z" w16du:dateUtc="2026-03-13T11:33:00Z">
        <w:r w:rsidR="0011054C">
          <w:rPr>
            <w:rFonts w:ascii="Arial" w:eastAsia="Arial" w:hAnsi="Arial" w:cs="Arial"/>
            <w:color w:val="000000" w:themeColor="text1"/>
            <w:sz w:val="20"/>
            <w:szCs w:val="20"/>
          </w:rPr>
          <w:t>als P</w:t>
        </w:r>
      </w:ins>
      <w:ins w:id="7" w:author="Bastian Högg" w:date="2026-03-13T12:32:00Z" w16du:dateUtc="2026-03-13T11:32:00Z">
        <w:r w:rsidR="00047ED5">
          <w:rPr>
            <w:rFonts w:ascii="Arial" w:eastAsia="Arial" w:hAnsi="Arial" w:cs="Arial"/>
            <w:color w:val="000000" w:themeColor="text1"/>
            <w:sz w:val="20"/>
            <w:szCs w:val="20"/>
          </w:rPr>
          <w:t>rogressive</w:t>
        </w:r>
      </w:ins>
      <w:ins w:id="8" w:author="Bastian Högg" w:date="2026-03-13T11:49:00Z" w16du:dateUtc="2026-03-13T10:49:00Z">
        <w:r w:rsidR="00F70B46">
          <w:rPr>
            <w:rFonts w:ascii="Arial" w:eastAsia="Arial" w:hAnsi="Arial" w:cs="Arial"/>
            <w:color w:val="000000" w:themeColor="text1"/>
            <w:sz w:val="20"/>
            <w:szCs w:val="20"/>
          </w:rPr>
          <w:t xml:space="preserve"> </w:t>
        </w:r>
      </w:ins>
      <w:ins w:id="9" w:author="Bastian Högg" w:date="2026-03-13T11:36:00Z" w16du:dateUtc="2026-03-13T10:36:00Z">
        <w:r w:rsidR="00915008">
          <w:rPr>
            <w:rFonts w:ascii="Arial" w:eastAsia="Arial" w:hAnsi="Arial" w:cs="Arial"/>
            <w:color w:val="000000" w:themeColor="text1"/>
            <w:sz w:val="20"/>
            <w:szCs w:val="20"/>
          </w:rPr>
          <w:t>Webapp</w:t>
        </w:r>
      </w:ins>
      <w:commentRangeEnd w:id="0"/>
      <w:r w:rsidR="009376DF">
        <w:rPr>
          <w:rStyle w:val="Kommentarzeichen"/>
          <w:rFonts w:ascii="Arial" w:eastAsia="Arial" w:hAnsi="Arial" w:cs="Arial"/>
          <w:color w:val="000000" w:themeColor="text1"/>
          <w:sz w:val="20"/>
          <w:szCs w:val="20"/>
        </w:rPr>
        <w:commentReference w:id="0"/>
      </w:r>
      <w:ins w:id="10" w:author="Bastian Högg" w:date="2026-03-13T12:32:00Z" w16du:dateUtc="2026-03-13T11:32:00Z">
        <w:r w:rsidR="00047ED5">
          <w:rPr>
            <w:rFonts w:ascii="Arial" w:eastAsia="Arial" w:hAnsi="Arial" w:cs="Arial"/>
            <w:color w:val="000000" w:themeColor="text1"/>
            <w:sz w:val="20"/>
            <w:szCs w:val="20"/>
          </w:rPr>
          <w:t xml:space="preserve"> </w:t>
        </w:r>
      </w:ins>
      <w:ins w:id="11" w:author="Bastian Högg" w:date="2026-03-13T12:34:00Z" w16du:dateUtc="2026-03-13T11:34:00Z">
        <w:r w:rsidR="000D7E73">
          <w:rPr>
            <w:rFonts w:ascii="Arial" w:eastAsia="Arial" w:hAnsi="Arial" w:cs="Arial"/>
            <w:color w:val="000000" w:themeColor="text1"/>
            <w:sz w:val="20"/>
            <w:szCs w:val="20"/>
          </w:rPr>
          <w:t>[</w:t>
        </w:r>
      </w:ins>
      <w:ins w:id="12" w:author="Bastian Högg" w:date="2026-03-13T12:32:00Z" w16du:dateUtc="2026-03-13T11:32:00Z">
        <w:r w:rsidR="00047ED5">
          <w:rPr>
            <w:rFonts w:ascii="Arial" w:eastAsia="Arial" w:hAnsi="Arial" w:cs="Arial"/>
            <w:color w:val="000000" w:themeColor="text1"/>
            <w:sz w:val="20"/>
            <w:szCs w:val="20"/>
          </w:rPr>
          <w:t>PWA</w:t>
        </w:r>
      </w:ins>
      <w:ins w:id="13" w:author="Bastian Högg" w:date="2026-03-13T12:34:00Z" w16du:dateUtc="2026-03-13T11:34:00Z">
        <w:r w:rsidR="000D7E73">
          <w:rPr>
            <w:rFonts w:ascii="Arial" w:eastAsia="Arial" w:hAnsi="Arial" w:cs="Arial"/>
            <w:color w:val="000000" w:themeColor="text1"/>
            <w:sz w:val="20"/>
            <w:szCs w:val="20"/>
          </w:rPr>
          <w:t>]</w:t>
        </w:r>
      </w:ins>
      <w:r w:rsidRPr="009A07DB">
        <w:rPr>
          <w:rFonts w:ascii="Arial" w:eastAsia="Arial" w:hAnsi="Arial" w:cs="Arial"/>
          <w:color w:val="000000" w:themeColor="text1"/>
          <w:sz w:val="20"/>
          <w:szCs w:val="20"/>
        </w:rPr>
        <w:t>), in Anlehnung an die berlinHistory-App, die Frankfurt History App oder Amigra.</w:t>
      </w:r>
    </w:p>
    <w:p w14:paraId="031BCB49" w14:textId="7DD334D0" w:rsidR="001830C2" w:rsidRPr="001830C2" w:rsidRDefault="009A07DB" w:rsidP="001830C2">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Durch einen Slider können Benutzerinnen und Benutzer grafisch stufenlos durch verschiedene Zeitabschnitte und die zugehörigen Points of Interest (POIs) navigieren</w:t>
      </w:r>
      <w:r w:rsidR="001830C2">
        <w:rPr>
          <w:rFonts w:ascii="Arial" w:eastAsia="Arial" w:hAnsi="Arial" w:cs="Arial"/>
          <w:color w:val="000000" w:themeColor="text1"/>
          <w:sz w:val="20"/>
          <w:szCs w:val="20"/>
        </w:rPr>
        <w:t xml:space="preserve">; per </w:t>
      </w:r>
      <w:r w:rsidR="001830C2" w:rsidRPr="001830C2">
        <w:rPr>
          <w:rFonts w:ascii="Arial" w:eastAsia="Arial" w:hAnsi="Arial" w:cs="Arial"/>
          <w:color w:val="000000" w:themeColor="text1"/>
          <w:sz w:val="20"/>
          <w:szCs w:val="20"/>
        </w:rPr>
        <w:t>CMS können neue POIs angelegt und Inhalte (Bilder, Texte, Audio, perspektivisch Video) erweitert werden.</w:t>
      </w:r>
    </w:p>
    <w:p w14:paraId="7325FD49" w14:textId="77777777" w:rsidR="009A07DB" w:rsidRPr="009A07DB"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Anzeige von mindestens 65 POIs auf einer interaktiven Karte, kategorisierbar und filterbar nach Zeiträumen. Jeder POI stellt multimediale Inhalte dar (Bildergalerie bis 8 Bilder, skalierbarer Text mind. 1.000 Zeichen, bis zu 3 Audiofiles; Videoanzeige perspektivisch).</w:t>
      </w:r>
    </w:p>
    <w:p w14:paraId="1372D2D5" w14:textId="204C1A1C" w:rsidR="009A07DB" w:rsidRPr="009A07DB"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 xml:space="preserve">Offline-Nutzung der App-Inhalte für </w:t>
      </w:r>
      <w:r w:rsidR="001830C2">
        <w:rPr>
          <w:rFonts w:ascii="Arial" w:eastAsia="Arial" w:hAnsi="Arial" w:cs="Arial"/>
          <w:color w:val="000000" w:themeColor="text1"/>
          <w:sz w:val="20"/>
          <w:szCs w:val="20"/>
        </w:rPr>
        <w:t>User</w:t>
      </w:r>
      <w:r w:rsidRPr="009A07DB">
        <w:rPr>
          <w:rFonts w:ascii="Arial" w:eastAsia="Arial" w:hAnsi="Arial" w:cs="Arial"/>
          <w:color w:val="000000" w:themeColor="text1"/>
          <w:sz w:val="20"/>
          <w:szCs w:val="20"/>
        </w:rPr>
        <w:t xml:space="preserve"> ohne stabile Internetverbindung</w:t>
      </w:r>
      <w:r w:rsidR="005A1A36">
        <w:rPr>
          <w:rFonts w:ascii="Arial" w:eastAsia="Arial" w:hAnsi="Arial" w:cs="Arial"/>
          <w:color w:val="000000" w:themeColor="text1"/>
          <w:sz w:val="20"/>
          <w:szCs w:val="20"/>
        </w:rPr>
        <w:t>.</w:t>
      </w:r>
    </w:p>
    <w:p w14:paraId="4FD89B73" w14:textId="438CB5B2" w:rsidR="009A07DB" w:rsidRPr="009A07DB" w:rsidRDefault="009A07DB" w:rsidP="00464DFA">
      <w:pPr>
        <w:spacing w:before="180" w:after="60" w:line="360" w:lineRule="auto"/>
        <w:rPr>
          <w:b/>
          <w:bCs/>
          <w:color w:val="000000" w:themeColor="text1"/>
        </w:rPr>
      </w:pPr>
      <w:r w:rsidRPr="009A07DB">
        <w:rPr>
          <w:rFonts w:ascii="Arial" w:eastAsia="Arial" w:hAnsi="Arial" w:cs="Arial"/>
          <w:b/>
          <w:bCs/>
          <w:color w:val="000000" w:themeColor="text1"/>
          <w:sz w:val="20"/>
          <w:szCs w:val="20"/>
        </w:rPr>
        <w:t>Barrierearmut</w:t>
      </w:r>
    </w:p>
    <w:p w14:paraId="2D322D41" w14:textId="059B2E7C" w:rsidR="009A07DB" w:rsidRPr="00464DFA"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Sicherstellung, dass Funktionen und Inhalte der App möglichst barrierefrei zugänglich sind, einschließlich Schriftskalierungen, Kontrastfunktion und WCAG 2.1 AA-Konformität.</w:t>
      </w:r>
    </w:p>
    <w:p w14:paraId="78FED001" w14:textId="77777777" w:rsidR="009A07DB" w:rsidRPr="009A07DB" w:rsidRDefault="009A07DB" w:rsidP="00464DFA">
      <w:pPr>
        <w:spacing w:before="180" w:after="60" w:line="360" w:lineRule="auto"/>
        <w:rPr>
          <w:b/>
          <w:bCs/>
          <w:color w:val="000000" w:themeColor="text1"/>
        </w:rPr>
      </w:pPr>
      <w:r w:rsidRPr="009A07DB">
        <w:rPr>
          <w:rFonts w:ascii="Arial" w:eastAsia="Arial" w:hAnsi="Arial" w:cs="Arial"/>
          <w:b/>
          <w:bCs/>
          <w:color w:val="000000" w:themeColor="text1"/>
          <w:sz w:val="20"/>
          <w:szCs w:val="20"/>
        </w:rPr>
        <w:t>Mehrsprachigkeit</w:t>
      </w:r>
    </w:p>
    <w:p w14:paraId="627EBBCF" w14:textId="34130761" w:rsidR="009A07DB" w:rsidRPr="009A07DB"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Die App unterstützt Deutsch, Englisch sowie Leichte Sprache; Sonderzeichen werden korrekt dargestellt. Die Architektur ermöglicht die Erweiterung um weitere Sprachen, insbes</w:t>
      </w:r>
      <w:r w:rsidR="00377F34">
        <w:rPr>
          <w:rFonts w:ascii="Arial" w:eastAsia="Arial" w:hAnsi="Arial" w:cs="Arial"/>
          <w:color w:val="000000" w:themeColor="text1"/>
          <w:sz w:val="20"/>
          <w:szCs w:val="20"/>
        </w:rPr>
        <w:t xml:space="preserve">. </w:t>
      </w:r>
      <w:r w:rsidRPr="009A07DB">
        <w:rPr>
          <w:rFonts w:ascii="Arial" w:eastAsia="Arial" w:hAnsi="Arial" w:cs="Arial"/>
          <w:color w:val="000000" w:themeColor="text1"/>
          <w:sz w:val="20"/>
          <w:szCs w:val="20"/>
        </w:rPr>
        <w:t>Arabisch.</w:t>
      </w:r>
    </w:p>
    <w:p w14:paraId="6A8DC5F0" w14:textId="77777777" w:rsidR="009A07DB" w:rsidRPr="009A07DB" w:rsidRDefault="009A07DB" w:rsidP="00464DFA">
      <w:pPr>
        <w:spacing w:before="180" w:after="60" w:line="360" w:lineRule="auto"/>
        <w:rPr>
          <w:b/>
          <w:bCs/>
          <w:color w:val="000000" w:themeColor="text1"/>
        </w:rPr>
      </w:pPr>
      <w:r w:rsidRPr="009A07DB">
        <w:rPr>
          <w:rFonts w:ascii="Arial" w:eastAsia="Arial" w:hAnsi="Arial" w:cs="Arial"/>
          <w:b/>
          <w:bCs/>
          <w:color w:val="000000" w:themeColor="text1"/>
          <w:sz w:val="20"/>
          <w:szCs w:val="20"/>
        </w:rPr>
        <w:t>Inhaltseinpflege &amp; Hosting</w:t>
      </w:r>
    </w:p>
    <w:p w14:paraId="5BEF6C84" w14:textId="77777777" w:rsidR="009A07DB" w:rsidRPr="009A07DB"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Übernahme sämtlicher initialer Inhalte bis zur Veröffentlichung: Texte, Bilder und Multimedia-Elemente, korrekt und ansprechend für verschiedene Endgeräte aufbereitet.</w:t>
      </w:r>
    </w:p>
    <w:p w14:paraId="0B22E61D" w14:textId="77777777" w:rsidR="009A07DB" w:rsidRPr="009A07DB"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lastRenderedPageBreak/>
        <w:t>Der Auftragnehmer verantwortet das Hosting inkl. Backup-Strategie, das technische Release-Management in den Developer-Accounts des Auftraggebers sowie die Erstellung sämtlicher Store-Assets.</w:t>
      </w:r>
    </w:p>
    <w:p w14:paraId="13F07A21" w14:textId="77777777" w:rsidR="009A07DB" w:rsidRPr="009A07DB" w:rsidRDefault="009A07DB" w:rsidP="00464DFA">
      <w:pPr>
        <w:spacing w:before="180" w:after="60" w:line="360" w:lineRule="auto"/>
        <w:rPr>
          <w:b/>
          <w:color w:val="000000" w:themeColor="text1"/>
        </w:rPr>
      </w:pPr>
      <w:r w:rsidRPr="009A07DB">
        <w:rPr>
          <w:rFonts w:ascii="Arial" w:eastAsia="Arial" w:hAnsi="Arial" w:cs="Arial"/>
          <w:b/>
          <w:color w:val="000000" w:themeColor="text1"/>
          <w:sz w:val="20"/>
          <w:szCs w:val="20"/>
        </w:rPr>
        <w:t>Wartung &amp; Support</w:t>
      </w:r>
    </w:p>
    <w:p w14:paraId="0B89EF13" w14:textId="423D471A" w:rsidR="009A07DB" w:rsidRPr="009A07DB"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Lückenlose Qualitätssicherung durch regelmäßige Code-Reviews, kontinuierliche Builds und Tests auf aktuellen iOS- und Android-Systemen, ergänzt um einen dedizierten Fehlerbehebungsprozess.</w:t>
      </w:r>
    </w:p>
    <w:p w14:paraId="45A57063" w14:textId="77777777" w:rsidR="009A07DB" w:rsidRPr="009A07DB"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Wartungsplan zur Sicherstellung der Zukunftsfähigkeit der gewählten Technologie; 12-monatiger technischer Support nach Launch.</w:t>
      </w:r>
    </w:p>
    <w:p w14:paraId="76D5608D" w14:textId="3A63869D" w:rsidR="009A07DB" w:rsidRPr="009A07DB"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Architekturdokumentation sowie Handbücher für App-Administration und laufende Wartung.</w:t>
      </w:r>
    </w:p>
    <w:p w14:paraId="7A89FE85" w14:textId="77777777" w:rsidR="009A07DB" w:rsidRPr="009A07DB" w:rsidRDefault="009A07DB" w:rsidP="00464DFA">
      <w:pPr>
        <w:spacing w:before="180" w:after="60" w:line="360" w:lineRule="auto"/>
        <w:rPr>
          <w:b/>
          <w:bCs/>
          <w:color w:val="000000" w:themeColor="text1"/>
        </w:rPr>
      </w:pPr>
      <w:r w:rsidRPr="009A07DB">
        <w:rPr>
          <w:rFonts w:ascii="Arial" w:eastAsia="Arial" w:hAnsi="Arial" w:cs="Arial"/>
          <w:b/>
          <w:bCs/>
          <w:color w:val="000000" w:themeColor="text1"/>
          <w:sz w:val="20"/>
          <w:szCs w:val="20"/>
        </w:rPr>
        <w:t>Schulung</w:t>
      </w:r>
    </w:p>
    <w:p w14:paraId="1AF62CBB" w14:textId="77777777" w:rsidR="009A07DB" w:rsidRPr="00FD3E98" w:rsidRDefault="009A07DB" w:rsidP="00464DFA">
      <w:pPr>
        <w:pStyle w:val="Listenabsatz"/>
        <w:numPr>
          <w:ilvl w:val="0"/>
          <w:numId w:val="17"/>
        </w:numPr>
        <w:spacing w:before="40" w:after="60" w:line="360" w:lineRule="auto"/>
        <w:contextualSpacing w:val="0"/>
        <w:rPr>
          <w:color w:val="000000" w:themeColor="text1"/>
        </w:rPr>
      </w:pPr>
      <w:r w:rsidRPr="009A07DB">
        <w:rPr>
          <w:rFonts w:ascii="Arial" w:eastAsia="Arial" w:hAnsi="Arial" w:cs="Arial"/>
          <w:color w:val="000000" w:themeColor="text1"/>
          <w:sz w:val="20"/>
          <w:szCs w:val="20"/>
        </w:rPr>
        <w:t>Schulung und Heranführung der Mitarbeitenden des Lern- und Erinnerungsorts an die redaktionelle Pflege der Kartenapp mithilfe des Content Management Systems.</w:t>
      </w:r>
    </w:p>
    <w:p w14:paraId="0042E621" w14:textId="77777777" w:rsidR="00FD3E98" w:rsidRPr="005A3BFF" w:rsidRDefault="00FD3E98" w:rsidP="00FD3E98">
      <w:pPr>
        <w:pStyle w:val="Listenabsatz"/>
        <w:spacing w:before="40" w:after="60" w:line="360" w:lineRule="auto"/>
        <w:ind w:left="560"/>
        <w:contextualSpacing w:val="0"/>
        <w:rPr>
          <w:color w:val="000000" w:themeColor="text1"/>
        </w:rPr>
      </w:pPr>
    </w:p>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789"/>
      </w:tblGrid>
      <w:tr w:rsidR="005A3BFF" w:rsidRPr="002016D8" w14:paraId="712821F0" w14:textId="77777777" w:rsidTr="00D871C1">
        <w:tc>
          <w:tcPr>
            <w:tcW w:w="567" w:type="dxa"/>
            <w:shd w:val="clear" w:color="auto" w:fill="C00000"/>
          </w:tcPr>
          <w:p w14:paraId="47DF7D3F" w14:textId="755EA2FC" w:rsidR="005A3BFF" w:rsidRPr="002016D8" w:rsidRDefault="005A3BFF" w:rsidP="00D871C1">
            <w:pPr>
              <w:spacing w:before="120" w:line="360" w:lineRule="auto"/>
              <w:jc w:val="center"/>
              <w:rPr>
                <w:rFonts w:ascii="Arial" w:hAnsi="Arial" w:cs="Arial"/>
                <w:b/>
                <w:bCs/>
                <w:sz w:val="24"/>
                <w:szCs w:val="24"/>
              </w:rPr>
            </w:pPr>
            <w:r>
              <w:rPr>
                <w:rFonts w:ascii="Arial" w:hAnsi="Arial" w:cs="Arial"/>
                <w:b/>
                <w:bCs/>
                <w:sz w:val="24"/>
                <w:szCs w:val="24"/>
              </w:rPr>
              <w:t>4</w:t>
            </w:r>
          </w:p>
        </w:tc>
        <w:tc>
          <w:tcPr>
            <w:tcW w:w="8789" w:type="dxa"/>
            <w:shd w:val="clear" w:color="auto" w:fill="366092"/>
            <w:vAlign w:val="center"/>
          </w:tcPr>
          <w:p w14:paraId="63D4AE1B" w14:textId="2DD59708" w:rsidR="005A3BFF" w:rsidRPr="002016D8" w:rsidRDefault="005A3BFF" w:rsidP="00D871C1">
            <w:pPr>
              <w:spacing w:before="120" w:line="360" w:lineRule="auto"/>
              <w:rPr>
                <w:rFonts w:ascii="Arial" w:hAnsi="Arial" w:cs="Arial"/>
                <w:b/>
                <w:bCs/>
                <w:color w:val="FFFFFF" w:themeColor="background1"/>
                <w:sz w:val="24"/>
                <w:szCs w:val="24"/>
              </w:rPr>
            </w:pPr>
            <w:r>
              <w:rPr>
                <w:rFonts w:ascii="Arial" w:hAnsi="Arial" w:cs="Arial"/>
                <w:b/>
                <w:bCs/>
                <w:color w:val="FFFFFF" w:themeColor="background1"/>
                <w:sz w:val="24"/>
                <w:szCs w:val="24"/>
              </w:rPr>
              <w:t>User Journey</w:t>
            </w:r>
          </w:p>
        </w:tc>
      </w:tr>
    </w:tbl>
    <w:p w14:paraId="06462A01" w14:textId="77777777" w:rsidR="005A3BFF" w:rsidRDefault="005A3BFF" w:rsidP="00C10E28">
      <w:pPr>
        <w:spacing w:line="360" w:lineRule="auto"/>
        <w:rPr>
          <w:rFonts w:ascii="Arial" w:hAnsi="Arial" w:cs="Arial"/>
          <w:bCs/>
        </w:rPr>
      </w:pPr>
    </w:p>
    <w:p w14:paraId="09E04A0D" w14:textId="0871869F" w:rsidR="00715EF5" w:rsidRDefault="00715EF5" w:rsidP="00C10E28">
      <w:pPr>
        <w:spacing w:line="360" w:lineRule="auto"/>
        <w:rPr>
          <w:rFonts w:ascii="Arial" w:hAnsi="Arial" w:cs="Arial"/>
          <w:bCs/>
        </w:rPr>
      </w:pPr>
      <w:r w:rsidRPr="005053D7">
        <w:rPr>
          <w:rFonts w:ascii="Arial" w:hAnsi="Arial" w:cs="Arial"/>
          <w:bCs/>
        </w:rPr>
        <w:t>Die folgenden drei Szenarien zeigen exemplarisch, wie unterschiedliche Zielgruppen die App erleben und welche technischen Anforderungen dabei wirksam werden.</w:t>
      </w:r>
    </w:p>
    <w:p w14:paraId="1CA7DDE2" w14:textId="77777777" w:rsidR="00390213" w:rsidRPr="005053D7" w:rsidRDefault="00390213" w:rsidP="00C10E28">
      <w:pPr>
        <w:spacing w:line="360" w:lineRule="auto"/>
        <w:rPr>
          <w:rFonts w:ascii="Arial" w:hAnsi="Arial" w:cs="Arial"/>
          <w:bC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
        <w:gridCol w:w="2965"/>
        <w:gridCol w:w="5194"/>
      </w:tblGrid>
      <w:tr w:rsidR="002F172A" w14:paraId="2E0C574E" w14:textId="77777777" w:rsidTr="000C3E83">
        <w:tc>
          <w:tcPr>
            <w:tcW w:w="846" w:type="dxa"/>
            <w:shd w:val="clear" w:color="auto" w:fill="C45911" w:themeFill="accent2" w:themeFillShade="BF"/>
            <w:vAlign w:val="center"/>
          </w:tcPr>
          <w:p w14:paraId="1A01A45C" w14:textId="21C7875C" w:rsidR="002F172A" w:rsidRPr="006C7F19" w:rsidRDefault="003924B7" w:rsidP="000C3E83">
            <w:pPr>
              <w:spacing w:line="276" w:lineRule="auto"/>
              <w:jc w:val="center"/>
              <w:rPr>
                <w:rFonts w:ascii="Arial" w:hAnsi="Arial" w:cs="Arial"/>
                <w:b/>
                <w:sz w:val="44"/>
                <w:szCs w:val="44"/>
              </w:rPr>
            </w:pPr>
            <w:r w:rsidRPr="006C7F19">
              <w:rPr>
                <w:rFonts w:ascii="Arial" w:hAnsi="Arial" w:cs="Arial"/>
                <w:b/>
                <w:color w:val="FFFFFF" w:themeColor="background1"/>
                <w:sz w:val="44"/>
                <w:szCs w:val="44"/>
              </w:rPr>
              <w:t>P1</w:t>
            </w:r>
          </w:p>
        </w:tc>
        <w:tc>
          <w:tcPr>
            <w:tcW w:w="8216" w:type="dxa"/>
            <w:gridSpan w:val="2"/>
            <w:shd w:val="clear" w:color="auto" w:fill="F9D6BF"/>
          </w:tcPr>
          <w:p w14:paraId="59715FE8" w14:textId="77777777" w:rsidR="003924B7" w:rsidRPr="006C7F19" w:rsidRDefault="003924B7" w:rsidP="003924B7">
            <w:pPr>
              <w:spacing w:line="360" w:lineRule="auto"/>
              <w:rPr>
                <w:rFonts w:ascii="Arial" w:hAnsi="Arial" w:cs="Arial"/>
                <w:bCs/>
              </w:rPr>
            </w:pPr>
            <w:r w:rsidRPr="006C7F19">
              <w:rPr>
                <w:rFonts w:ascii="Arial" w:hAnsi="Arial" w:cs="Arial"/>
                <w:bCs/>
                <w:color w:val="C45911"/>
                <w:sz w:val="28"/>
                <w:szCs w:val="28"/>
              </w:rPr>
              <w:t>Lukas, 16</w:t>
            </w:r>
            <w:r w:rsidRPr="006C7F19">
              <w:rPr>
                <w:rFonts w:ascii="Arial" w:hAnsi="Arial" w:cs="Arial"/>
                <w:bCs/>
              </w:rPr>
              <w:t xml:space="preserve">  Realschüler – Schulexkursion vor Ort</w:t>
            </w:r>
          </w:p>
          <w:p w14:paraId="6001544F" w14:textId="6D7931AD" w:rsidR="002F172A" w:rsidRPr="006C7F19" w:rsidRDefault="003924B7" w:rsidP="003924B7">
            <w:pPr>
              <w:spacing w:line="360" w:lineRule="auto"/>
              <w:rPr>
                <w:rFonts w:ascii="Arial" w:hAnsi="Arial" w:cs="Arial"/>
                <w:bCs/>
              </w:rPr>
            </w:pPr>
            <w:r w:rsidRPr="00676781">
              <w:rPr>
                <w:rFonts w:ascii="Arial" w:hAnsi="Arial" w:cs="Arial"/>
                <w:bCs/>
                <w:color w:val="C45911"/>
              </w:rPr>
              <w:t>Fokus:</w:t>
            </w:r>
            <w:r w:rsidRPr="006C7F19">
              <w:rPr>
                <w:rFonts w:ascii="Arial" w:hAnsi="Arial" w:cs="Arial"/>
                <w:bCs/>
              </w:rPr>
              <w:t xml:space="preserve"> Schneller Einstieg, visueller Zeit-Slider, immersives Audio</w:t>
            </w:r>
          </w:p>
        </w:tc>
      </w:tr>
      <w:tr w:rsidR="003924B7" w14:paraId="6B351493" w14:textId="77777777" w:rsidTr="00676781">
        <w:tc>
          <w:tcPr>
            <w:tcW w:w="9062" w:type="dxa"/>
            <w:gridSpan w:val="3"/>
            <w:shd w:val="clear" w:color="auto" w:fill="F9D6BF"/>
            <w:vAlign w:val="center"/>
          </w:tcPr>
          <w:p w14:paraId="05857062" w14:textId="7A916716" w:rsidR="003924B7" w:rsidRPr="00466176" w:rsidRDefault="003924B7" w:rsidP="00600FA3">
            <w:pPr>
              <w:spacing w:before="240" w:line="360" w:lineRule="auto"/>
              <w:rPr>
                <w:bCs/>
              </w:rPr>
            </w:pPr>
            <w:r w:rsidRPr="00466176">
              <w:rPr>
                <w:rFonts w:ascii="Arial" w:eastAsia="Arial" w:hAnsi="Arial" w:cs="Arial"/>
                <w:sz w:val="18"/>
                <w:szCs w:val="18"/>
              </w:rPr>
              <w:t>Lukas ist mit seiner Klasse auf Exkursion am Notaufnahmelager. Lange Texte schrecken ihn eher ab. Persönliche Geschichten, vor allem aber Technik können ihn begeistern.</w:t>
            </w:r>
          </w:p>
        </w:tc>
      </w:tr>
      <w:tr w:rsidR="003924B7" w14:paraId="2EF67522" w14:textId="77777777" w:rsidTr="00BC286B">
        <w:tc>
          <w:tcPr>
            <w:tcW w:w="846" w:type="dxa"/>
            <w:tcBorders>
              <w:bottom w:val="single" w:sz="4" w:space="0" w:color="D9D9D9" w:themeColor="background1" w:themeShade="D9"/>
            </w:tcBorders>
            <w:shd w:val="clear" w:color="auto" w:fill="366092"/>
          </w:tcPr>
          <w:p w14:paraId="6E633559" w14:textId="5D575545" w:rsidR="003924B7" w:rsidRPr="00041ACD" w:rsidRDefault="003924B7" w:rsidP="00000DC0">
            <w:pPr>
              <w:spacing w:before="120" w:line="360" w:lineRule="auto"/>
              <w:rPr>
                <w:rFonts w:ascii="Arial" w:hAnsi="Arial" w:cs="Arial"/>
                <w:b/>
                <w:color w:val="FFFFFF" w:themeColor="background1"/>
              </w:rPr>
            </w:pPr>
            <w:r w:rsidRPr="00041ACD">
              <w:rPr>
                <w:rFonts w:ascii="Arial" w:hAnsi="Arial" w:cs="Arial"/>
                <w:b/>
                <w:color w:val="FFFFFF" w:themeColor="background1"/>
              </w:rPr>
              <w:t>Schritt</w:t>
            </w:r>
          </w:p>
        </w:tc>
        <w:tc>
          <w:tcPr>
            <w:tcW w:w="2982" w:type="dxa"/>
            <w:tcBorders>
              <w:bottom w:val="single" w:sz="4" w:space="0" w:color="D9D9D9" w:themeColor="background1" w:themeShade="D9"/>
            </w:tcBorders>
            <w:shd w:val="clear" w:color="auto" w:fill="366092"/>
          </w:tcPr>
          <w:p w14:paraId="6F02918A" w14:textId="4EB5B606" w:rsidR="003924B7" w:rsidRPr="00041ACD" w:rsidRDefault="003924B7" w:rsidP="00000DC0">
            <w:pPr>
              <w:spacing w:before="120" w:line="360" w:lineRule="auto"/>
              <w:rPr>
                <w:rFonts w:ascii="Arial" w:hAnsi="Arial" w:cs="Arial"/>
                <w:b/>
                <w:color w:val="FFFFFF" w:themeColor="background1"/>
              </w:rPr>
            </w:pPr>
            <w:r w:rsidRPr="00041ACD">
              <w:rPr>
                <w:rFonts w:ascii="Arial" w:hAnsi="Arial" w:cs="Arial"/>
                <w:b/>
                <w:color w:val="FFFFFF" w:themeColor="background1"/>
              </w:rPr>
              <w:t>Aktion</w:t>
            </w:r>
          </w:p>
        </w:tc>
        <w:tc>
          <w:tcPr>
            <w:tcW w:w="5234" w:type="dxa"/>
            <w:tcBorders>
              <w:bottom w:val="single" w:sz="4" w:space="0" w:color="D9D9D9" w:themeColor="background1" w:themeShade="D9"/>
            </w:tcBorders>
            <w:shd w:val="clear" w:color="auto" w:fill="366092"/>
          </w:tcPr>
          <w:p w14:paraId="50963EDD" w14:textId="07ACB6B8" w:rsidR="003924B7" w:rsidRPr="00041ACD" w:rsidRDefault="003924B7" w:rsidP="00000DC0">
            <w:pPr>
              <w:spacing w:before="120" w:line="360" w:lineRule="auto"/>
              <w:rPr>
                <w:rFonts w:ascii="Arial" w:hAnsi="Arial" w:cs="Arial"/>
                <w:b/>
                <w:color w:val="FFFFFF" w:themeColor="background1"/>
              </w:rPr>
            </w:pPr>
            <w:r w:rsidRPr="00041ACD">
              <w:rPr>
                <w:rFonts w:ascii="Arial" w:hAnsi="Arial" w:cs="Arial"/>
                <w:b/>
                <w:color w:val="FFFFFF" w:themeColor="background1"/>
              </w:rPr>
              <w:t>Technische Anforderung</w:t>
            </w:r>
          </w:p>
        </w:tc>
      </w:tr>
      <w:tr w:rsidR="003924B7" w14:paraId="5CEB328B" w14:textId="77777777" w:rsidTr="00BC286B">
        <w:tc>
          <w:tcPr>
            <w:tcW w:w="846" w:type="dxa"/>
            <w:tcBorders>
              <w:top w:val="single" w:sz="4" w:space="0" w:color="D9D9D9" w:themeColor="background1" w:themeShade="D9"/>
              <w:left w:val="single" w:sz="4" w:space="0" w:color="D9D9D9" w:themeColor="background1" w:themeShade="D9"/>
            </w:tcBorders>
            <w:shd w:val="clear" w:color="auto" w:fill="C45911" w:themeFill="accent2" w:themeFillShade="BF"/>
            <w:vAlign w:val="center"/>
          </w:tcPr>
          <w:p w14:paraId="3FF872D1" w14:textId="2D715F1A" w:rsidR="003924B7" w:rsidRPr="00901C7A" w:rsidRDefault="003924B7" w:rsidP="00901C7A">
            <w:pPr>
              <w:spacing w:line="360" w:lineRule="auto"/>
              <w:jc w:val="center"/>
              <w:rPr>
                <w:b/>
                <w:color w:val="FFFFFF" w:themeColor="background1"/>
              </w:rPr>
            </w:pPr>
            <w:r w:rsidRPr="00901C7A">
              <w:rPr>
                <w:b/>
                <w:color w:val="FFFFFF" w:themeColor="background1"/>
              </w:rPr>
              <w:t>1</w:t>
            </w:r>
          </w:p>
        </w:tc>
        <w:tc>
          <w:tcPr>
            <w:tcW w:w="2982" w:type="dxa"/>
            <w:tcBorders>
              <w:top w:val="single" w:sz="4" w:space="0" w:color="D9D9D9" w:themeColor="background1" w:themeShade="D9"/>
            </w:tcBorders>
            <w:vAlign w:val="center"/>
          </w:tcPr>
          <w:p w14:paraId="3959911F" w14:textId="75497BF5" w:rsidR="003924B7" w:rsidRPr="00901C7A" w:rsidRDefault="00171CDB" w:rsidP="00E164DA">
            <w:pPr>
              <w:spacing w:line="360" w:lineRule="auto"/>
              <w:rPr>
                <w:rFonts w:ascii="Arial" w:hAnsi="Arial" w:cs="Arial"/>
                <w:bCs/>
                <w:color w:val="000000" w:themeColor="text1"/>
                <w:sz w:val="18"/>
                <w:szCs w:val="18"/>
              </w:rPr>
            </w:pPr>
            <w:r w:rsidRPr="00171CDB">
              <w:rPr>
                <w:rFonts w:ascii="Arial" w:eastAsia="Arial" w:hAnsi="Arial" w:cs="Arial"/>
                <w:b/>
                <w:bCs/>
                <w:color w:val="000000" w:themeColor="text1"/>
                <w:sz w:val="18"/>
                <w:szCs w:val="18"/>
              </w:rPr>
              <w:t>Schnells</w:t>
            </w:r>
            <w:r w:rsidR="000530A8" w:rsidRPr="00171CDB">
              <w:rPr>
                <w:rFonts w:ascii="Arial" w:eastAsia="Arial" w:hAnsi="Arial" w:cs="Arial"/>
                <w:b/>
                <w:bCs/>
                <w:color w:val="000000" w:themeColor="text1"/>
                <w:sz w:val="18"/>
                <w:szCs w:val="18"/>
              </w:rPr>
              <w:t>tart:</w:t>
            </w:r>
            <w:r w:rsidR="000530A8" w:rsidRPr="00901C7A">
              <w:rPr>
                <w:rFonts w:ascii="Arial" w:eastAsia="Arial" w:hAnsi="Arial" w:cs="Arial"/>
                <w:bCs/>
                <w:color w:val="000000" w:themeColor="text1"/>
                <w:sz w:val="18"/>
                <w:szCs w:val="18"/>
              </w:rPr>
              <w:t xml:space="preserve"> </w:t>
            </w:r>
            <w:r w:rsidR="003924B7" w:rsidRPr="00901C7A">
              <w:rPr>
                <w:rFonts w:ascii="Arial" w:eastAsia="Arial" w:hAnsi="Arial" w:cs="Arial"/>
                <w:bCs/>
                <w:color w:val="000000" w:themeColor="text1"/>
                <w:sz w:val="18"/>
                <w:szCs w:val="18"/>
              </w:rPr>
              <w:t>QR-Code scannen, App startet sofort</w:t>
            </w:r>
          </w:p>
        </w:tc>
        <w:tc>
          <w:tcPr>
            <w:tcW w:w="5234" w:type="dxa"/>
            <w:tcBorders>
              <w:top w:val="single" w:sz="4" w:space="0" w:color="D9D9D9" w:themeColor="background1" w:themeShade="D9"/>
              <w:right w:val="single" w:sz="4" w:space="0" w:color="D9D9D9" w:themeColor="background1" w:themeShade="D9"/>
            </w:tcBorders>
            <w:vAlign w:val="center"/>
          </w:tcPr>
          <w:p w14:paraId="3C2119E5" w14:textId="4584D60E" w:rsidR="003924B7" w:rsidRPr="00901C7A" w:rsidRDefault="003924B7" w:rsidP="00E164DA">
            <w:pPr>
              <w:spacing w:line="360" w:lineRule="auto"/>
              <w:rPr>
                <w:bCs/>
                <w:sz w:val="18"/>
                <w:szCs w:val="18"/>
              </w:rPr>
            </w:pPr>
            <w:r w:rsidRPr="00901C7A">
              <w:rPr>
                <w:rFonts w:ascii="Arial" w:eastAsia="Arial" w:hAnsi="Arial" w:cs="Arial"/>
                <w:color w:val="4A4A4A"/>
                <w:sz w:val="18"/>
                <w:szCs w:val="18"/>
              </w:rPr>
              <w:t>App-Größe &lt; 100 MB, Ladezeit &lt; 3 Sek.</w:t>
            </w:r>
          </w:p>
        </w:tc>
      </w:tr>
      <w:tr w:rsidR="003924B7" w14:paraId="3F0F5ECF" w14:textId="77777777" w:rsidTr="00BC286B">
        <w:tc>
          <w:tcPr>
            <w:tcW w:w="846" w:type="dxa"/>
            <w:tcBorders>
              <w:left w:val="single" w:sz="4" w:space="0" w:color="D9D9D9" w:themeColor="background1" w:themeShade="D9"/>
            </w:tcBorders>
            <w:shd w:val="clear" w:color="auto" w:fill="C45911" w:themeFill="accent2" w:themeFillShade="BF"/>
            <w:vAlign w:val="center"/>
          </w:tcPr>
          <w:p w14:paraId="45FEDBDB" w14:textId="715A2642" w:rsidR="003924B7" w:rsidRPr="00901C7A" w:rsidRDefault="003924B7" w:rsidP="00901C7A">
            <w:pPr>
              <w:spacing w:line="360" w:lineRule="auto"/>
              <w:jc w:val="center"/>
              <w:rPr>
                <w:b/>
                <w:color w:val="FFFFFF" w:themeColor="background1"/>
              </w:rPr>
            </w:pPr>
            <w:r w:rsidRPr="00901C7A">
              <w:rPr>
                <w:b/>
                <w:color w:val="FFFFFF" w:themeColor="background1"/>
              </w:rPr>
              <w:t>2</w:t>
            </w:r>
          </w:p>
        </w:tc>
        <w:tc>
          <w:tcPr>
            <w:tcW w:w="2982" w:type="dxa"/>
            <w:vAlign w:val="center"/>
          </w:tcPr>
          <w:p w14:paraId="5D4546D6" w14:textId="6DDF3CC0" w:rsidR="003924B7" w:rsidRPr="00901C7A" w:rsidRDefault="00171CDB" w:rsidP="00E164DA">
            <w:pPr>
              <w:spacing w:line="360" w:lineRule="auto"/>
              <w:rPr>
                <w:rFonts w:ascii="Arial" w:hAnsi="Arial" w:cs="Arial"/>
                <w:bCs/>
                <w:color w:val="000000" w:themeColor="text1"/>
                <w:sz w:val="18"/>
                <w:szCs w:val="18"/>
              </w:rPr>
            </w:pPr>
            <w:r w:rsidRPr="00171CDB">
              <w:rPr>
                <w:rFonts w:ascii="Arial" w:hAnsi="Arial" w:cs="Arial"/>
                <w:b/>
                <w:bCs/>
                <w:color w:val="000000" w:themeColor="text1"/>
                <w:sz w:val="18"/>
                <w:szCs w:val="18"/>
              </w:rPr>
              <w:t xml:space="preserve">Experimentieren: </w:t>
            </w:r>
            <w:r w:rsidR="003924B7" w:rsidRPr="00901C7A">
              <w:rPr>
                <w:rFonts w:ascii="Arial" w:hAnsi="Arial" w:cs="Arial"/>
                <w:bCs/>
                <w:color w:val="000000" w:themeColor="text1"/>
                <w:sz w:val="18"/>
                <w:szCs w:val="18"/>
              </w:rPr>
              <w:t>Zeit-Slider auf die 1950er Jahre schieben</w:t>
            </w:r>
          </w:p>
        </w:tc>
        <w:tc>
          <w:tcPr>
            <w:tcW w:w="5234" w:type="dxa"/>
            <w:tcBorders>
              <w:right w:val="single" w:sz="4" w:space="0" w:color="D9D9D9" w:themeColor="background1" w:themeShade="D9"/>
            </w:tcBorders>
            <w:vAlign w:val="center"/>
          </w:tcPr>
          <w:p w14:paraId="45BB5742" w14:textId="50C1D871" w:rsidR="003924B7" w:rsidRPr="00901C7A" w:rsidRDefault="003924B7" w:rsidP="00E164DA">
            <w:pPr>
              <w:spacing w:line="360" w:lineRule="auto"/>
              <w:rPr>
                <w:bCs/>
                <w:sz w:val="18"/>
                <w:szCs w:val="18"/>
              </w:rPr>
            </w:pPr>
            <w:r w:rsidRPr="00901C7A">
              <w:rPr>
                <w:rFonts w:ascii="Arial" w:eastAsia="Arial" w:hAnsi="Arial" w:cs="Arial"/>
                <w:color w:val="4A4A4A"/>
                <w:sz w:val="18"/>
                <w:szCs w:val="18"/>
              </w:rPr>
              <w:t>Historische Kartenlayer, POI-Filterung nach Zeitraum</w:t>
            </w:r>
          </w:p>
        </w:tc>
      </w:tr>
      <w:tr w:rsidR="003924B7" w14:paraId="757B35D8" w14:textId="77777777" w:rsidTr="00BC286B">
        <w:tc>
          <w:tcPr>
            <w:tcW w:w="846" w:type="dxa"/>
            <w:tcBorders>
              <w:left w:val="single" w:sz="4" w:space="0" w:color="D9D9D9" w:themeColor="background1" w:themeShade="D9"/>
            </w:tcBorders>
            <w:shd w:val="clear" w:color="auto" w:fill="C45911" w:themeFill="accent2" w:themeFillShade="BF"/>
            <w:vAlign w:val="center"/>
          </w:tcPr>
          <w:p w14:paraId="4BB51140" w14:textId="2A7AAC90" w:rsidR="003924B7" w:rsidRPr="00901C7A" w:rsidRDefault="003924B7" w:rsidP="00901C7A">
            <w:pPr>
              <w:spacing w:line="360" w:lineRule="auto"/>
              <w:jc w:val="center"/>
              <w:rPr>
                <w:b/>
                <w:color w:val="FFFFFF" w:themeColor="background1"/>
              </w:rPr>
            </w:pPr>
            <w:r w:rsidRPr="00901C7A">
              <w:rPr>
                <w:b/>
                <w:color w:val="FFFFFF" w:themeColor="background1"/>
              </w:rPr>
              <w:t>3</w:t>
            </w:r>
          </w:p>
        </w:tc>
        <w:tc>
          <w:tcPr>
            <w:tcW w:w="2982" w:type="dxa"/>
            <w:vAlign w:val="center"/>
          </w:tcPr>
          <w:p w14:paraId="7C63AD39" w14:textId="5364F0A4" w:rsidR="003924B7" w:rsidRPr="00901C7A" w:rsidRDefault="00171CDB" w:rsidP="00E164DA">
            <w:pPr>
              <w:spacing w:line="360" w:lineRule="auto"/>
              <w:rPr>
                <w:rFonts w:ascii="Arial" w:hAnsi="Arial" w:cs="Arial"/>
                <w:bCs/>
                <w:color w:val="000000" w:themeColor="text1"/>
                <w:sz w:val="18"/>
                <w:szCs w:val="18"/>
              </w:rPr>
            </w:pPr>
            <w:r w:rsidRPr="00171CDB">
              <w:rPr>
                <w:rFonts w:ascii="Arial" w:hAnsi="Arial" w:cs="Arial"/>
                <w:b/>
                <w:bCs/>
                <w:color w:val="000000" w:themeColor="text1"/>
                <w:sz w:val="18"/>
                <w:szCs w:val="18"/>
              </w:rPr>
              <w:t xml:space="preserve">Erkunden: </w:t>
            </w:r>
            <w:r w:rsidR="003924B7" w:rsidRPr="00901C7A">
              <w:rPr>
                <w:rFonts w:ascii="Arial" w:hAnsi="Arial" w:cs="Arial"/>
                <w:bCs/>
                <w:color w:val="000000" w:themeColor="text1"/>
                <w:sz w:val="18"/>
                <w:szCs w:val="18"/>
              </w:rPr>
              <w:t>GPS-gestützte Navigation zum nächsten POI</w:t>
            </w:r>
          </w:p>
        </w:tc>
        <w:tc>
          <w:tcPr>
            <w:tcW w:w="5234" w:type="dxa"/>
            <w:tcBorders>
              <w:right w:val="single" w:sz="4" w:space="0" w:color="D9D9D9" w:themeColor="background1" w:themeShade="D9"/>
            </w:tcBorders>
            <w:vAlign w:val="center"/>
          </w:tcPr>
          <w:p w14:paraId="16F94FE8" w14:textId="1E778498" w:rsidR="003924B7" w:rsidRPr="00901C7A" w:rsidRDefault="003924B7" w:rsidP="00E164DA">
            <w:pPr>
              <w:spacing w:line="360" w:lineRule="auto"/>
              <w:rPr>
                <w:bCs/>
                <w:sz w:val="18"/>
                <w:szCs w:val="18"/>
              </w:rPr>
            </w:pPr>
            <w:r w:rsidRPr="00901C7A">
              <w:rPr>
                <w:rFonts w:ascii="Arial" w:eastAsia="Arial" w:hAnsi="Arial" w:cs="Arial"/>
                <w:color w:val="4A4A4A"/>
                <w:sz w:val="18"/>
                <w:szCs w:val="18"/>
              </w:rPr>
              <w:t>GPS-Ortung, farbige Icon-Kodierung nach Kategorie</w:t>
            </w:r>
          </w:p>
        </w:tc>
      </w:tr>
      <w:tr w:rsidR="003924B7" w14:paraId="2A6553F3" w14:textId="77777777" w:rsidTr="00BC286B">
        <w:tc>
          <w:tcPr>
            <w:tcW w:w="846" w:type="dxa"/>
            <w:tcBorders>
              <w:left w:val="single" w:sz="4" w:space="0" w:color="D9D9D9" w:themeColor="background1" w:themeShade="D9"/>
            </w:tcBorders>
            <w:shd w:val="clear" w:color="auto" w:fill="C45911" w:themeFill="accent2" w:themeFillShade="BF"/>
            <w:vAlign w:val="center"/>
          </w:tcPr>
          <w:p w14:paraId="67D12F93" w14:textId="77B020B0" w:rsidR="003924B7" w:rsidRPr="00901C7A" w:rsidRDefault="003924B7" w:rsidP="00901C7A">
            <w:pPr>
              <w:spacing w:line="360" w:lineRule="auto"/>
              <w:jc w:val="center"/>
              <w:rPr>
                <w:b/>
                <w:color w:val="FFFFFF" w:themeColor="background1"/>
              </w:rPr>
            </w:pPr>
            <w:r w:rsidRPr="00901C7A">
              <w:rPr>
                <w:b/>
                <w:color w:val="FFFFFF" w:themeColor="background1"/>
              </w:rPr>
              <w:t>4</w:t>
            </w:r>
          </w:p>
        </w:tc>
        <w:tc>
          <w:tcPr>
            <w:tcW w:w="2982" w:type="dxa"/>
            <w:vAlign w:val="center"/>
          </w:tcPr>
          <w:p w14:paraId="5F1B179B" w14:textId="0077CB21" w:rsidR="003924B7" w:rsidRPr="00901C7A" w:rsidRDefault="000C3E83" w:rsidP="00E164DA">
            <w:pPr>
              <w:spacing w:line="360" w:lineRule="auto"/>
              <w:rPr>
                <w:rFonts w:ascii="Arial" w:hAnsi="Arial" w:cs="Arial"/>
                <w:bCs/>
                <w:color w:val="000000" w:themeColor="text1"/>
                <w:sz w:val="18"/>
                <w:szCs w:val="18"/>
              </w:rPr>
            </w:pPr>
            <w:r>
              <w:rPr>
                <w:rFonts w:ascii="Arial" w:eastAsia="Arial" w:hAnsi="Arial" w:cs="Arial"/>
                <w:b/>
                <w:bCs/>
                <w:color w:val="000000" w:themeColor="text1"/>
                <w:sz w:val="18"/>
                <w:szCs w:val="18"/>
              </w:rPr>
              <w:t>Immersion</w:t>
            </w:r>
            <w:r w:rsidRPr="000C3E83">
              <w:rPr>
                <w:rFonts w:ascii="Arial" w:eastAsia="Arial" w:hAnsi="Arial" w:cs="Arial"/>
                <w:b/>
                <w:bCs/>
                <w:color w:val="000000" w:themeColor="text1"/>
                <w:sz w:val="18"/>
                <w:szCs w:val="18"/>
              </w:rPr>
              <w:t xml:space="preserve">: </w:t>
            </w:r>
            <w:r w:rsidR="003924B7" w:rsidRPr="00901C7A">
              <w:rPr>
                <w:rFonts w:ascii="Arial" w:eastAsia="Arial" w:hAnsi="Arial" w:cs="Arial"/>
                <w:bCs/>
                <w:color w:val="000000" w:themeColor="text1"/>
                <w:sz w:val="18"/>
                <w:szCs w:val="18"/>
              </w:rPr>
              <w:t>Zeitzeugenbericht starten, Galerie parallel wischen</w:t>
            </w:r>
          </w:p>
        </w:tc>
        <w:tc>
          <w:tcPr>
            <w:tcW w:w="5234" w:type="dxa"/>
            <w:tcBorders>
              <w:right w:val="single" w:sz="4" w:space="0" w:color="D9D9D9" w:themeColor="background1" w:themeShade="D9"/>
            </w:tcBorders>
            <w:vAlign w:val="center"/>
          </w:tcPr>
          <w:p w14:paraId="2D658328" w14:textId="75C72108" w:rsidR="003924B7" w:rsidRPr="00901C7A" w:rsidRDefault="003924B7" w:rsidP="00E164DA">
            <w:pPr>
              <w:spacing w:line="360" w:lineRule="auto"/>
              <w:rPr>
                <w:bCs/>
                <w:sz w:val="18"/>
                <w:szCs w:val="18"/>
              </w:rPr>
            </w:pPr>
            <w:r w:rsidRPr="00901C7A">
              <w:rPr>
                <w:rFonts w:ascii="Arial" w:eastAsia="Arial" w:hAnsi="Arial" w:cs="Arial"/>
                <w:color w:val="4A4A4A"/>
                <w:sz w:val="18"/>
                <w:szCs w:val="18"/>
              </w:rPr>
              <w:t xml:space="preserve">Hintergrundwiedergabe Audio, Bildergalerie </w:t>
            </w:r>
            <w:r w:rsidR="00ED36DB">
              <w:rPr>
                <w:rFonts w:ascii="Arial" w:eastAsia="Arial" w:hAnsi="Arial" w:cs="Arial"/>
                <w:color w:val="4A4A4A"/>
                <w:sz w:val="18"/>
                <w:szCs w:val="18"/>
              </w:rPr>
              <w:t>(</w:t>
            </w:r>
            <w:r w:rsidRPr="00901C7A">
              <w:rPr>
                <w:rFonts w:ascii="Arial" w:eastAsia="Arial" w:hAnsi="Arial" w:cs="Arial"/>
                <w:color w:val="4A4A4A"/>
                <w:sz w:val="18"/>
                <w:szCs w:val="18"/>
              </w:rPr>
              <w:t>bis 8 Bilder</w:t>
            </w:r>
            <w:r w:rsidR="00ED36DB">
              <w:rPr>
                <w:rFonts w:ascii="Arial" w:eastAsia="Arial" w:hAnsi="Arial" w:cs="Arial"/>
                <w:color w:val="4A4A4A"/>
                <w:sz w:val="18"/>
                <w:szCs w:val="18"/>
              </w:rPr>
              <w:t>)</w:t>
            </w:r>
          </w:p>
        </w:tc>
      </w:tr>
      <w:tr w:rsidR="003924B7" w14:paraId="25FDD13C" w14:textId="77777777" w:rsidTr="00BC286B">
        <w:tc>
          <w:tcPr>
            <w:tcW w:w="846" w:type="dxa"/>
            <w:tcBorders>
              <w:left w:val="single" w:sz="4" w:space="0" w:color="D9D9D9" w:themeColor="background1" w:themeShade="D9"/>
              <w:bottom w:val="single" w:sz="4" w:space="0" w:color="D9D9D9" w:themeColor="background1" w:themeShade="D9"/>
            </w:tcBorders>
            <w:shd w:val="clear" w:color="auto" w:fill="C45911" w:themeFill="accent2" w:themeFillShade="BF"/>
            <w:vAlign w:val="center"/>
          </w:tcPr>
          <w:p w14:paraId="165F8B35" w14:textId="3AE2F7D3" w:rsidR="003924B7" w:rsidRPr="00901C7A" w:rsidRDefault="003924B7" w:rsidP="00901C7A">
            <w:pPr>
              <w:spacing w:line="360" w:lineRule="auto"/>
              <w:jc w:val="center"/>
              <w:rPr>
                <w:b/>
                <w:color w:val="FFFFFF" w:themeColor="background1"/>
              </w:rPr>
            </w:pPr>
            <w:r w:rsidRPr="00901C7A">
              <w:rPr>
                <w:b/>
                <w:color w:val="FFFFFF" w:themeColor="background1"/>
              </w:rPr>
              <w:t>5</w:t>
            </w:r>
          </w:p>
        </w:tc>
        <w:tc>
          <w:tcPr>
            <w:tcW w:w="2982" w:type="dxa"/>
            <w:tcBorders>
              <w:bottom w:val="single" w:sz="4" w:space="0" w:color="D9D9D9" w:themeColor="background1" w:themeShade="D9"/>
            </w:tcBorders>
            <w:vAlign w:val="center"/>
          </w:tcPr>
          <w:p w14:paraId="6A6C2C45" w14:textId="003D665B" w:rsidR="003924B7" w:rsidRPr="00901C7A" w:rsidRDefault="000C3E83" w:rsidP="00E164DA">
            <w:pPr>
              <w:spacing w:line="360" w:lineRule="auto"/>
              <w:rPr>
                <w:rFonts w:ascii="Arial" w:hAnsi="Arial" w:cs="Arial"/>
                <w:bCs/>
                <w:color w:val="000000" w:themeColor="text1"/>
                <w:sz w:val="18"/>
                <w:szCs w:val="18"/>
              </w:rPr>
            </w:pPr>
            <w:r w:rsidRPr="000C3E83">
              <w:rPr>
                <w:rFonts w:ascii="Arial" w:eastAsia="Arial" w:hAnsi="Arial" w:cs="Arial"/>
                <w:b/>
                <w:bCs/>
                <w:color w:val="000000" w:themeColor="text1"/>
                <w:sz w:val="18"/>
                <w:szCs w:val="18"/>
              </w:rPr>
              <w:t xml:space="preserve">Recherche: </w:t>
            </w:r>
            <w:r w:rsidR="003924B7" w:rsidRPr="00901C7A">
              <w:rPr>
                <w:rFonts w:ascii="Arial" w:eastAsia="Arial" w:hAnsi="Arial" w:cs="Arial"/>
                <w:bCs/>
                <w:color w:val="000000" w:themeColor="text1"/>
                <w:sz w:val="18"/>
                <w:szCs w:val="18"/>
              </w:rPr>
              <w:t>Externe Links für Referat im Browser öffnen</w:t>
            </w:r>
          </w:p>
        </w:tc>
        <w:tc>
          <w:tcPr>
            <w:tcW w:w="5234" w:type="dxa"/>
            <w:tcBorders>
              <w:bottom w:val="single" w:sz="4" w:space="0" w:color="D9D9D9" w:themeColor="background1" w:themeShade="D9"/>
              <w:right w:val="single" w:sz="4" w:space="0" w:color="D9D9D9" w:themeColor="background1" w:themeShade="D9"/>
            </w:tcBorders>
            <w:vAlign w:val="center"/>
          </w:tcPr>
          <w:p w14:paraId="52EB3FDD" w14:textId="48BC6D8D" w:rsidR="003924B7" w:rsidRPr="00901C7A" w:rsidRDefault="003924B7" w:rsidP="00E164DA">
            <w:pPr>
              <w:spacing w:line="360" w:lineRule="auto"/>
              <w:rPr>
                <w:bCs/>
                <w:sz w:val="18"/>
                <w:szCs w:val="18"/>
              </w:rPr>
            </w:pPr>
            <w:r w:rsidRPr="00901C7A">
              <w:rPr>
                <w:rFonts w:ascii="Arial" w:eastAsia="Arial" w:hAnsi="Arial" w:cs="Arial"/>
                <w:color w:val="4A4A4A"/>
                <w:sz w:val="18"/>
                <w:szCs w:val="18"/>
              </w:rPr>
              <w:t>Hyperlink-Unterstützung, externer Browser-Aufruf</w:t>
            </w:r>
          </w:p>
        </w:tc>
      </w:tr>
    </w:tbl>
    <w:p w14:paraId="57A641D4" w14:textId="701E2C97" w:rsidR="006E60DC" w:rsidRDefault="006E60DC" w:rsidP="00464DFA">
      <w:pPr>
        <w:spacing w:line="360" w:lineRule="auto"/>
        <w:rPr>
          <w:bC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
        <w:gridCol w:w="2965"/>
        <w:gridCol w:w="5194"/>
      </w:tblGrid>
      <w:tr w:rsidR="00EC4C21" w14:paraId="539A2684" w14:textId="77777777" w:rsidTr="005A3BFF">
        <w:tc>
          <w:tcPr>
            <w:tcW w:w="913" w:type="dxa"/>
            <w:shd w:val="clear" w:color="auto" w:fill="1F6B75"/>
            <w:vAlign w:val="center"/>
          </w:tcPr>
          <w:p w14:paraId="6B4B39DB" w14:textId="2A180B0E" w:rsidR="00EC4C21" w:rsidRPr="006C7F19" w:rsidRDefault="00EC4C21" w:rsidP="006B45FB">
            <w:pPr>
              <w:spacing w:line="276" w:lineRule="auto"/>
              <w:jc w:val="center"/>
              <w:rPr>
                <w:rFonts w:ascii="Arial" w:hAnsi="Arial" w:cs="Arial"/>
                <w:b/>
                <w:sz w:val="44"/>
                <w:szCs w:val="44"/>
              </w:rPr>
            </w:pPr>
            <w:r w:rsidRPr="006C7F19">
              <w:rPr>
                <w:rFonts w:ascii="Arial" w:hAnsi="Arial" w:cs="Arial"/>
                <w:b/>
                <w:color w:val="FFFFFF" w:themeColor="background1"/>
                <w:sz w:val="44"/>
                <w:szCs w:val="44"/>
              </w:rPr>
              <w:lastRenderedPageBreak/>
              <w:t>P</w:t>
            </w:r>
            <w:r w:rsidR="00F36B90">
              <w:rPr>
                <w:rFonts w:ascii="Arial" w:hAnsi="Arial" w:cs="Arial"/>
                <w:b/>
                <w:color w:val="FFFFFF" w:themeColor="background1"/>
                <w:sz w:val="44"/>
                <w:szCs w:val="44"/>
              </w:rPr>
              <w:t>2</w:t>
            </w:r>
          </w:p>
        </w:tc>
        <w:tc>
          <w:tcPr>
            <w:tcW w:w="8159" w:type="dxa"/>
            <w:gridSpan w:val="2"/>
            <w:shd w:val="clear" w:color="auto" w:fill="D7F5F4"/>
          </w:tcPr>
          <w:p w14:paraId="3FF782CA" w14:textId="1755118E" w:rsidR="00EC4C21" w:rsidRPr="006C7F19" w:rsidRDefault="00F36B90" w:rsidP="00EC4C21">
            <w:pPr>
              <w:shd w:val="clear" w:color="auto" w:fill="D7F5F4"/>
              <w:spacing w:line="360" w:lineRule="auto"/>
              <w:rPr>
                <w:rFonts w:ascii="Arial" w:hAnsi="Arial" w:cs="Arial"/>
                <w:bCs/>
              </w:rPr>
            </w:pPr>
            <w:r w:rsidRPr="00C65C4B">
              <w:rPr>
                <w:rFonts w:ascii="Arial" w:hAnsi="Arial" w:cs="Arial"/>
                <w:bCs/>
                <w:color w:val="1F6B75"/>
                <w:sz w:val="28"/>
                <w:szCs w:val="28"/>
              </w:rPr>
              <w:t>Frau Yildiz</w:t>
            </w:r>
            <w:r w:rsidR="00EC4C21" w:rsidRPr="00C65C4B">
              <w:rPr>
                <w:rFonts w:ascii="Arial" w:hAnsi="Arial" w:cs="Arial"/>
                <w:bCs/>
                <w:color w:val="1F6B75"/>
                <w:sz w:val="28"/>
                <w:szCs w:val="28"/>
              </w:rPr>
              <w:t xml:space="preserve">, </w:t>
            </w:r>
            <w:r w:rsidRPr="00C65C4B">
              <w:rPr>
                <w:rFonts w:ascii="Arial" w:hAnsi="Arial" w:cs="Arial"/>
                <w:bCs/>
                <w:color w:val="1F6B75"/>
                <w:sz w:val="28"/>
                <w:szCs w:val="28"/>
              </w:rPr>
              <w:t>42</w:t>
            </w:r>
            <w:r w:rsidR="00EC4C21" w:rsidRPr="00C65C4B">
              <w:rPr>
                <w:rFonts w:ascii="Arial" w:hAnsi="Arial" w:cs="Arial"/>
                <w:bCs/>
                <w:color w:val="1F6B75"/>
              </w:rPr>
              <w:t xml:space="preserve">  </w:t>
            </w:r>
            <w:r>
              <w:rPr>
                <w:rFonts w:ascii="Arial" w:hAnsi="Arial" w:cs="Arial"/>
                <w:bCs/>
              </w:rPr>
              <w:t xml:space="preserve">Touristin </w:t>
            </w:r>
            <w:r w:rsidR="00EC4C21" w:rsidRPr="006C7F19">
              <w:rPr>
                <w:rFonts w:ascii="Arial" w:hAnsi="Arial" w:cs="Arial"/>
                <w:bCs/>
              </w:rPr>
              <w:t xml:space="preserve">– </w:t>
            </w:r>
            <w:r>
              <w:rPr>
                <w:rFonts w:ascii="Arial" w:hAnsi="Arial" w:cs="Arial"/>
                <w:bCs/>
              </w:rPr>
              <w:t>Wochenendbesuch in Gießen</w:t>
            </w:r>
          </w:p>
          <w:p w14:paraId="15615F85" w14:textId="679C0513" w:rsidR="00EC4C21" w:rsidRPr="006C7F19" w:rsidRDefault="00EC4C21" w:rsidP="00EC4C21">
            <w:pPr>
              <w:shd w:val="clear" w:color="auto" w:fill="D7F5F4"/>
              <w:spacing w:line="360" w:lineRule="auto"/>
              <w:rPr>
                <w:rFonts w:ascii="Arial" w:hAnsi="Arial" w:cs="Arial"/>
                <w:bCs/>
              </w:rPr>
            </w:pPr>
            <w:r w:rsidRPr="00C65C4B">
              <w:rPr>
                <w:rFonts w:ascii="Arial" w:hAnsi="Arial" w:cs="Arial"/>
                <w:bCs/>
                <w:color w:val="1F6B75"/>
              </w:rPr>
              <w:t xml:space="preserve">Fokus: </w:t>
            </w:r>
            <w:r w:rsidR="00F36B90">
              <w:rPr>
                <w:rFonts w:ascii="Arial" w:hAnsi="Arial" w:cs="Arial"/>
                <w:bCs/>
              </w:rPr>
              <w:t>Stadtorientierung, einfache Bedienbarkeit, historischer Kontext</w:t>
            </w:r>
          </w:p>
        </w:tc>
      </w:tr>
      <w:tr w:rsidR="00EC4C21" w14:paraId="19CDD2C0" w14:textId="77777777" w:rsidTr="005A3BFF">
        <w:tc>
          <w:tcPr>
            <w:tcW w:w="9072" w:type="dxa"/>
            <w:gridSpan w:val="3"/>
            <w:shd w:val="clear" w:color="auto" w:fill="D7F5F4"/>
            <w:vAlign w:val="center"/>
          </w:tcPr>
          <w:p w14:paraId="5BC46E71" w14:textId="3E3152F4" w:rsidR="00EC4C21" w:rsidRDefault="00F36B90" w:rsidP="00600FA3">
            <w:pPr>
              <w:spacing w:before="240" w:line="360" w:lineRule="auto"/>
              <w:rPr>
                <w:bCs/>
              </w:rPr>
            </w:pPr>
            <w:r>
              <w:rPr>
                <w:rFonts w:ascii="Arial" w:eastAsia="Arial" w:hAnsi="Arial" w:cs="Arial"/>
                <w:color w:val="4A4A4A"/>
                <w:sz w:val="18"/>
                <w:szCs w:val="18"/>
              </w:rPr>
              <w:t>Frau</w:t>
            </w:r>
            <w:r w:rsidR="00600FA3">
              <w:rPr>
                <w:rFonts w:ascii="Arial" w:eastAsia="Arial" w:hAnsi="Arial" w:cs="Arial"/>
                <w:color w:val="4A4A4A"/>
                <w:sz w:val="18"/>
                <w:szCs w:val="18"/>
              </w:rPr>
              <w:t xml:space="preserve"> Yildiz ist am Wochenende in Gießen und möchte die Geschichte der Stadt auf eigene Faust erkunden</w:t>
            </w:r>
          </w:p>
        </w:tc>
      </w:tr>
      <w:tr w:rsidR="00EC4C21" w14:paraId="0419D3A0" w14:textId="77777777" w:rsidTr="006E60DC">
        <w:tc>
          <w:tcPr>
            <w:tcW w:w="913" w:type="dxa"/>
            <w:tcBorders>
              <w:bottom w:val="single" w:sz="4" w:space="0" w:color="D9D9D9" w:themeColor="background1" w:themeShade="D9"/>
            </w:tcBorders>
            <w:shd w:val="clear" w:color="auto" w:fill="366092"/>
          </w:tcPr>
          <w:p w14:paraId="081AC03B" w14:textId="77777777" w:rsidR="00EC4C21" w:rsidRPr="00041ACD" w:rsidRDefault="00EC4C21" w:rsidP="00000DC0">
            <w:pPr>
              <w:spacing w:before="120" w:line="360" w:lineRule="auto"/>
              <w:rPr>
                <w:rFonts w:ascii="Arial" w:hAnsi="Arial" w:cs="Arial"/>
                <w:b/>
                <w:color w:val="FFFFFF" w:themeColor="background1"/>
              </w:rPr>
            </w:pPr>
            <w:r w:rsidRPr="00041ACD">
              <w:rPr>
                <w:rFonts w:ascii="Arial" w:hAnsi="Arial" w:cs="Arial"/>
                <w:b/>
                <w:color w:val="FFFFFF" w:themeColor="background1"/>
              </w:rPr>
              <w:t>Schritt</w:t>
            </w:r>
          </w:p>
        </w:tc>
        <w:tc>
          <w:tcPr>
            <w:tcW w:w="2965" w:type="dxa"/>
            <w:tcBorders>
              <w:bottom w:val="single" w:sz="4" w:space="0" w:color="D9D9D9" w:themeColor="background1" w:themeShade="D9"/>
            </w:tcBorders>
            <w:shd w:val="clear" w:color="auto" w:fill="366092"/>
          </w:tcPr>
          <w:p w14:paraId="054D5EEB" w14:textId="77777777" w:rsidR="00EC4C21" w:rsidRPr="00041ACD" w:rsidRDefault="00EC4C21" w:rsidP="00000DC0">
            <w:pPr>
              <w:spacing w:before="120" w:line="360" w:lineRule="auto"/>
              <w:rPr>
                <w:rFonts w:ascii="Arial" w:hAnsi="Arial" w:cs="Arial"/>
                <w:b/>
                <w:color w:val="FFFFFF" w:themeColor="background1"/>
              </w:rPr>
            </w:pPr>
            <w:r w:rsidRPr="00041ACD">
              <w:rPr>
                <w:rFonts w:ascii="Arial" w:hAnsi="Arial" w:cs="Arial"/>
                <w:b/>
                <w:color w:val="FFFFFF" w:themeColor="background1"/>
              </w:rPr>
              <w:t>Aktion</w:t>
            </w:r>
          </w:p>
        </w:tc>
        <w:tc>
          <w:tcPr>
            <w:tcW w:w="5194" w:type="dxa"/>
            <w:tcBorders>
              <w:bottom w:val="single" w:sz="4" w:space="0" w:color="D9D9D9" w:themeColor="background1" w:themeShade="D9"/>
            </w:tcBorders>
            <w:shd w:val="clear" w:color="auto" w:fill="366092"/>
          </w:tcPr>
          <w:p w14:paraId="043F1BCA" w14:textId="77777777" w:rsidR="00EC4C21" w:rsidRPr="00041ACD" w:rsidRDefault="00EC4C21" w:rsidP="00000DC0">
            <w:pPr>
              <w:spacing w:before="120" w:line="360" w:lineRule="auto"/>
              <w:rPr>
                <w:rFonts w:ascii="Arial" w:hAnsi="Arial" w:cs="Arial"/>
                <w:b/>
                <w:color w:val="FFFFFF" w:themeColor="background1"/>
              </w:rPr>
            </w:pPr>
            <w:r w:rsidRPr="00041ACD">
              <w:rPr>
                <w:rFonts w:ascii="Arial" w:hAnsi="Arial" w:cs="Arial"/>
                <w:b/>
                <w:color w:val="FFFFFF" w:themeColor="background1"/>
              </w:rPr>
              <w:t>Technische Anforderung</w:t>
            </w:r>
          </w:p>
        </w:tc>
      </w:tr>
      <w:tr w:rsidR="00EC4C21" w14:paraId="72F3D1FA" w14:textId="77777777" w:rsidTr="006E60DC">
        <w:tc>
          <w:tcPr>
            <w:tcW w:w="913" w:type="dxa"/>
            <w:tcBorders>
              <w:top w:val="single" w:sz="4" w:space="0" w:color="D9D9D9" w:themeColor="background1" w:themeShade="D9"/>
              <w:left w:val="single" w:sz="4" w:space="0" w:color="D9D9D9" w:themeColor="background1" w:themeShade="D9"/>
            </w:tcBorders>
            <w:shd w:val="clear" w:color="auto" w:fill="1F6B75"/>
            <w:vAlign w:val="center"/>
          </w:tcPr>
          <w:p w14:paraId="6DD86049" w14:textId="77777777" w:rsidR="00EC4C21" w:rsidRPr="00901C7A" w:rsidRDefault="00EC4C21" w:rsidP="006B45FB">
            <w:pPr>
              <w:spacing w:line="360" w:lineRule="auto"/>
              <w:jc w:val="center"/>
              <w:rPr>
                <w:b/>
                <w:color w:val="FFFFFF" w:themeColor="background1"/>
              </w:rPr>
            </w:pPr>
            <w:r w:rsidRPr="00901C7A">
              <w:rPr>
                <w:b/>
                <w:color w:val="FFFFFF" w:themeColor="background1"/>
              </w:rPr>
              <w:t>1</w:t>
            </w:r>
          </w:p>
        </w:tc>
        <w:tc>
          <w:tcPr>
            <w:tcW w:w="2965" w:type="dxa"/>
            <w:tcBorders>
              <w:top w:val="single" w:sz="4" w:space="0" w:color="D9D9D9" w:themeColor="background1" w:themeShade="D9"/>
            </w:tcBorders>
            <w:vAlign w:val="center"/>
          </w:tcPr>
          <w:p w14:paraId="20F2D572" w14:textId="69C925F0" w:rsidR="00EC4C21" w:rsidRPr="00901C7A" w:rsidRDefault="00526A45" w:rsidP="006B45FB">
            <w:pPr>
              <w:spacing w:line="360" w:lineRule="auto"/>
              <w:rPr>
                <w:rFonts w:ascii="Arial" w:hAnsi="Arial" w:cs="Arial"/>
                <w:bCs/>
                <w:color w:val="000000" w:themeColor="text1"/>
                <w:sz w:val="18"/>
                <w:szCs w:val="18"/>
              </w:rPr>
            </w:pPr>
            <w:r>
              <w:rPr>
                <w:rFonts w:ascii="Arial" w:eastAsia="Arial" w:hAnsi="Arial" w:cs="Arial"/>
                <w:b/>
                <w:bCs/>
                <w:color w:val="000000" w:themeColor="text1"/>
                <w:sz w:val="18"/>
                <w:szCs w:val="18"/>
              </w:rPr>
              <w:t>Orientierung</w:t>
            </w:r>
            <w:r w:rsidR="00EC4C21" w:rsidRPr="00171CDB">
              <w:rPr>
                <w:rFonts w:ascii="Arial" w:eastAsia="Arial" w:hAnsi="Arial" w:cs="Arial"/>
                <w:b/>
                <w:bCs/>
                <w:color w:val="000000" w:themeColor="text1"/>
                <w:sz w:val="18"/>
                <w:szCs w:val="18"/>
              </w:rPr>
              <w:t>:</w:t>
            </w:r>
            <w:r w:rsidR="00EC4C21" w:rsidRPr="00901C7A">
              <w:rPr>
                <w:rFonts w:ascii="Arial" w:eastAsia="Arial" w:hAnsi="Arial" w:cs="Arial"/>
                <w:bCs/>
                <w:color w:val="000000" w:themeColor="text1"/>
                <w:sz w:val="18"/>
                <w:szCs w:val="18"/>
              </w:rPr>
              <w:t xml:space="preserve"> </w:t>
            </w:r>
            <w:r w:rsidR="00C65C4B">
              <w:rPr>
                <w:rFonts w:ascii="Arial" w:eastAsia="Arial" w:hAnsi="Arial" w:cs="Arial"/>
                <w:bCs/>
                <w:color w:val="000000" w:themeColor="text1"/>
                <w:sz w:val="18"/>
                <w:szCs w:val="18"/>
              </w:rPr>
              <w:t xml:space="preserve">Nächsten </w:t>
            </w:r>
            <w:r>
              <w:rPr>
                <w:rFonts w:ascii="Arial" w:eastAsia="Arial" w:hAnsi="Arial" w:cs="Arial"/>
                <w:bCs/>
                <w:color w:val="000000" w:themeColor="text1"/>
                <w:sz w:val="18"/>
                <w:szCs w:val="18"/>
              </w:rPr>
              <w:t xml:space="preserve">POI </w:t>
            </w:r>
            <w:r w:rsidR="00421BEF">
              <w:rPr>
                <w:rFonts w:ascii="Arial" w:eastAsia="Arial" w:hAnsi="Arial" w:cs="Arial"/>
                <w:bCs/>
                <w:color w:val="000000" w:themeColor="text1"/>
                <w:sz w:val="18"/>
                <w:szCs w:val="18"/>
              </w:rPr>
              <w:t xml:space="preserve">mit Hilfe von </w:t>
            </w:r>
            <w:r w:rsidR="00C65C4B">
              <w:rPr>
                <w:rFonts w:ascii="Arial" w:eastAsia="Arial" w:hAnsi="Arial" w:cs="Arial"/>
                <w:bCs/>
                <w:color w:val="000000" w:themeColor="text1"/>
                <w:sz w:val="18"/>
                <w:szCs w:val="18"/>
              </w:rPr>
              <w:t>GPS lokalisieren</w:t>
            </w:r>
          </w:p>
        </w:tc>
        <w:tc>
          <w:tcPr>
            <w:tcW w:w="5194" w:type="dxa"/>
            <w:tcBorders>
              <w:top w:val="single" w:sz="4" w:space="0" w:color="D9D9D9" w:themeColor="background1" w:themeShade="D9"/>
              <w:right w:val="single" w:sz="4" w:space="0" w:color="D9D9D9" w:themeColor="background1" w:themeShade="D9"/>
            </w:tcBorders>
            <w:vAlign w:val="center"/>
          </w:tcPr>
          <w:p w14:paraId="1EF332E2" w14:textId="2FC4C70D" w:rsidR="00EC4C21" w:rsidRPr="00901C7A" w:rsidRDefault="00A82E44" w:rsidP="006B45FB">
            <w:pPr>
              <w:spacing w:line="360" w:lineRule="auto"/>
              <w:rPr>
                <w:bCs/>
                <w:sz w:val="18"/>
                <w:szCs w:val="18"/>
              </w:rPr>
            </w:pPr>
            <w:r>
              <w:rPr>
                <w:bCs/>
                <w:sz w:val="18"/>
                <w:szCs w:val="18"/>
              </w:rPr>
              <w:t>GPS-Standortanzeige, interaktive Karte</w:t>
            </w:r>
          </w:p>
        </w:tc>
      </w:tr>
      <w:tr w:rsidR="00EC4C21" w14:paraId="526AF3BF" w14:textId="77777777" w:rsidTr="006E60DC">
        <w:tc>
          <w:tcPr>
            <w:tcW w:w="913" w:type="dxa"/>
            <w:tcBorders>
              <w:left w:val="single" w:sz="4" w:space="0" w:color="D9D9D9" w:themeColor="background1" w:themeShade="D9"/>
            </w:tcBorders>
            <w:shd w:val="clear" w:color="auto" w:fill="1F6B75"/>
            <w:vAlign w:val="center"/>
          </w:tcPr>
          <w:p w14:paraId="0ECB67C6" w14:textId="77777777" w:rsidR="00EC4C21" w:rsidRPr="00901C7A" w:rsidRDefault="00EC4C21" w:rsidP="006B45FB">
            <w:pPr>
              <w:spacing w:line="360" w:lineRule="auto"/>
              <w:jc w:val="center"/>
              <w:rPr>
                <w:b/>
                <w:color w:val="FFFFFF" w:themeColor="background1"/>
              </w:rPr>
            </w:pPr>
            <w:r w:rsidRPr="00901C7A">
              <w:rPr>
                <w:b/>
                <w:color w:val="FFFFFF" w:themeColor="background1"/>
              </w:rPr>
              <w:t>2</w:t>
            </w:r>
          </w:p>
        </w:tc>
        <w:tc>
          <w:tcPr>
            <w:tcW w:w="2965" w:type="dxa"/>
            <w:vAlign w:val="center"/>
          </w:tcPr>
          <w:p w14:paraId="2C58C576" w14:textId="7C05B51D" w:rsidR="00EC4C21" w:rsidRPr="00901C7A" w:rsidRDefault="00526A45" w:rsidP="006B45FB">
            <w:pPr>
              <w:spacing w:line="360" w:lineRule="auto"/>
              <w:rPr>
                <w:rFonts w:ascii="Arial" w:hAnsi="Arial" w:cs="Arial"/>
                <w:bCs/>
                <w:color w:val="000000" w:themeColor="text1"/>
                <w:sz w:val="18"/>
                <w:szCs w:val="18"/>
              </w:rPr>
            </w:pPr>
            <w:r>
              <w:rPr>
                <w:rFonts w:ascii="Arial" w:hAnsi="Arial" w:cs="Arial"/>
                <w:b/>
                <w:bCs/>
                <w:color w:val="000000" w:themeColor="text1"/>
                <w:sz w:val="18"/>
                <w:szCs w:val="18"/>
              </w:rPr>
              <w:t>Gezieltes filtern</w:t>
            </w:r>
            <w:r w:rsidR="00EC4C21" w:rsidRPr="00171CDB">
              <w:rPr>
                <w:rFonts w:ascii="Arial" w:hAnsi="Arial" w:cs="Arial"/>
                <w:b/>
                <w:bCs/>
                <w:color w:val="000000" w:themeColor="text1"/>
                <w:sz w:val="18"/>
                <w:szCs w:val="18"/>
              </w:rPr>
              <w:t xml:space="preserve">: </w:t>
            </w:r>
            <w:r w:rsidR="00C65C4B">
              <w:rPr>
                <w:rFonts w:ascii="Arial" w:hAnsi="Arial" w:cs="Arial"/>
                <w:bCs/>
                <w:color w:val="000000" w:themeColor="text1"/>
                <w:sz w:val="18"/>
                <w:szCs w:val="18"/>
              </w:rPr>
              <w:t>POIs auf Kategorie „Zeitzeugen“, 1945-1963 eingrenzen</w:t>
            </w:r>
          </w:p>
        </w:tc>
        <w:tc>
          <w:tcPr>
            <w:tcW w:w="5194" w:type="dxa"/>
            <w:tcBorders>
              <w:right w:val="single" w:sz="4" w:space="0" w:color="D9D9D9" w:themeColor="background1" w:themeShade="D9"/>
            </w:tcBorders>
            <w:vAlign w:val="center"/>
          </w:tcPr>
          <w:p w14:paraId="649C11FD" w14:textId="0F342D95" w:rsidR="00EC4C21" w:rsidRPr="00901C7A" w:rsidRDefault="00A82E44" w:rsidP="006B45FB">
            <w:pPr>
              <w:spacing w:line="360" w:lineRule="auto"/>
              <w:rPr>
                <w:bCs/>
                <w:sz w:val="18"/>
                <w:szCs w:val="18"/>
              </w:rPr>
            </w:pPr>
            <w:r>
              <w:rPr>
                <w:rFonts w:ascii="Arial" w:eastAsia="Arial" w:hAnsi="Arial" w:cs="Arial"/>
                <w:color w:val="4A4A4A"/>
                <w:sz w:val="18"/>
                <w:szCs w:val="18"/>
              </w:rPr>
              <w:t>Sidebar mit Zeitraum- und Kategoriefilter</w:t>
            </w:r>
          </w:p>
        </w:tc>
      </w:tr>
      <w:tr w:rsidR="00EC4C21" w:rsidRPr="00047ED5" w14:paraId="71A4A213" w14:textId="77777777" w:rsidTr="006E60DC">
        <w:tc>
          <w:tcPr>
            <w:tcW w:w="913" w:type="dxa"/>
            <w:tcBorders>
              <w:left w:val="single" w:sz="4" w:space="0" w:color="D9D9D9" w:themeColor="background1" w:themeShade="D9"/>
            </w:tcBorders>
            <w:shd w:val="clear" w:color="auto" w:fill="1F6B75"/>
            <w:vAlign w:val="center"/>
          </w:tcPr>
          <w:p w14:paraId="6C15C23F" w14:textId="77777777" w:rsidR="00EC4C21" w:rsidRPr="00901C7A" w:rsidRDefault="00EC4C21" w:rsidP="006B45FB">
            <w:pPr>
              <w:spacing w:line="360" w:lineRule="auto"/>
              <w:jc w:val="center"/>
              <w:rPr>
                <w:b/>
                <w:color w:val="FFFFFF" w:themeColor="background1"/>
              </w:rPr>
            </w:pPr>
            <w:r w:rsidRPr="00901C7A">
              <w:rPr>
                <w:b/>
                <w:color w:val="FFFFFF" w:themeColor="background1"/>
              </w:rPr>
              <w:t>3</w:t>
            </w:r>
          </w:p>
        </w:tc>
        <w:tc>
          <w:tcPr>
            <w:tcW w:w="2965" w:type="dxa"/>
            <w:vAlign w:val="center"/>
          </w:tcPr>
          <w:p w14:paraId="19C9DF41" w14:textId="62B94BC5" w:rsidR="00EC4C21" w:rsidRPr="00F76A8C" w:rsidRDefault="00526A45" w:rsidP="006B45FB">
            <w:pPr>
              <w:spacing w:line="360" w:lineRule="auto"/>
              <w:rPr>
                <w:rFonts w:ascii="Arial" w:hAnsi="Arial" w:cs="Arial"/>
                <w:bCs/>
                <w:color w:val="000000" w:themeColor="text1"/>
                <w:sz w:val="18"/>
                <w:szCs w:val="18"/>
              </w:rPr>
            </w:pPr>
            <w:r>
              <w:rPr>
                <w:rFonts w:ascii="Arial" w:hAnsi="Arial" w:cs="Arial"/>
                <w:b/>
                <w:bCs/>
                <w:color w:val="000000" w:themeColor="text1"/>
                <w:sz w:val="18"/>
                <w:szCs w:val="18"/>
              </w:rPr>
              <w:t>Barrierefre</w:t>
            </w:r>
            <w:r w:rsidR="00FF3D26">
              <w:rPr>
                <w:rFonts w:ascii="Arial" w:hAnsi="Arial" w:cs="Arial"/>
                <w:b/>
                <w:bCs/>
                <w:color w:val="000000" w:themeColor="text1"/>
                <w:sz w:val="18"/>
                <w:szCs w:val="18"/>
              </w:rPr>
              <w:t>iheit</w:t>
            </w:r>
            <w:r w:rsidR="00EC4C21" w:rsidRPr="00F76A8C">
              <w:rPr>
                <w:rFonts w:ascii="Arial" w:hAnsi="Arial" w:cs="Arial"/>
                <w:b/>
                <w:bCs/>
                <w:color w:val="000000" w:themeColor="text1"/>
                <w:sz w:val="18"/>
                <w:szCs w:val="18"/>
              </w:rPr>
              <w:t xml:space="preserve">: </w:t>
            </w:r>
            <w:r w:rsidR="00C65C4B" w:rsidRPr="00F76A8C">
              <w:rPr>
                <w:rFonts w:ascii="Arial" w:hAnsi="Arial" w:cs="Arial"/>
                <w:bCs/>
                <w:color w:val="000000" w:themeColor="text1"/>
                <w:sz w:val="18"/>
                <w:szCs w:val="18"/>
              </w:rPr>
              <w:t>Kontrastmodus</w:t>
            </w:r>
            <w:r w:rsidR="00FF3D26">
              <w:rPr>
                <w:rFonts w:ascii="Arial" w:hAnsi="Arial" w:cs="Arial"/>
                <w:bCs/>
                <w:color w:val="000000" w:themeColor="text1"/>
                <w:sz w:val="18"/>
                <w:szCs w:val="18"/>
              </w:rPr>
              <w:t>;</w:t>
            </w:r>
            <w:r w:rsidR="00C65C4B" w:rsidRPr="00F76A8C">
              <w:rPr>
                <w:rFonts w:ascii="Arial" w:hAnsi="Arial" w:cs="Arial"/>
                <w:bCs/>
                <w:color w:val="000000" w:themeColor="text1"/>
                <w:sz w:val="18"/>
                <w:szCs w:val="18"/>
              </w:rPr>
              <w:t xml:space="preserve"> Text</w:t>
            </w:r>
            <w:r w:rsidR="00F76A8C" w:rsidRPr="00F76A8C">
              <w:rPr>
                <w:rFonts w:ascii="Arial" w:hAnsi="Arial" w:cs="Arial"/>
                <w:bCs/>
                <w:color w:val="000000" w:themeColor="text1"/>
                <w:sz w:val="18"/>
                <w:szCs w:val="18"/>
              </w:rPr>
              <w:t xml:space="preserve">-To-Speech bei </w:t>
            </w:r>
            <w:r w:rsidR="00F76A8C">
              <w:rPr>
                <w:rFonts w:ascii="Arial" w:hAnsi="Arial" w:cs="Arial"/>
                <w:bCs/>
                <w:color w:val="000000" w:themeColor="text1"/>
                <w:sz w:val="18"/>
                <w:szCs w:val="18"/>
              </w:rPr>
              <w:t>Sonnenlicht</w:t>
            </w:r>
          </w:p>
        </w:tc>
        <w:tc>
          <w:tcPr>
            <w:tcW w:w="5194" w:type="dxa"/>
            <w:tcBorders>
              <w:right w:val="single" w:sz="4" w:space="0" w:color="D9D9D9" w:themeColor="background1" w:themeShade="D9"/>
            </w:tcBorders>
            <w:vAlign w:val="center"/>
          </w:tcPr>
          <w:p w14:paraId="70867788" w14:textId="16AD8821" w:rsidR="00EC4C21" w:rsidRPr="00A82E44" w:rsidRDefault="00A82E44" w:rsidP="006B45FB">
            <w:pPr>
              <w:spacing w:line="360" w:lineRule="auto"/>
              <w:rPr>
                <w:bCs/>
                <w:sz w:val="18"/>
                <w:szCs w:val="18"/>
                <w:lang w:val="en-US"/>
              </w:rPr>
            </w:pPr>
            <w:r w:rsidRPr="00A82E44">
              <w:rPr>
                <w:rFonts w:ascii="Arial" w:eastAsia="Arial" w:hAnsi="Arial" w:cs="Arial"/>
                <w:color w:val="4A4A4A"/>
                <w:sz w:val="18"/>
                <w:szCs w:val="18"/>
                <w:lang w:val="en-US"/>
              </w:rPr>
              <w:t>WCAG 2.1 AA, skalierbares Layout, Text-to-S</w:t>
            </w:r>
            <w:r>
              <w:rPr>
                <w:rFonts w:ascii="Arial" w:eastAsia="Arial" w:hAnsi="Arial" w:cs="Arial"/>
                <w:color w:val="4A4A4A"/>
                <w:sz w:val="18"/>
                <w:szCs w:val="18"/>
                <w:lang w:val="en-US"/>
              </w:rPr>
              <w:t>peech</w:t>
            </w:r>
          </w:p>
        </w:tc>
      </w:tr>
      <w:tr w:rsidR="00EC4C21" w14:paraId="765EC208" w14:textId="77777777" w:rsidTr="006E60DC">
        <w:tc>
          <w:tcPr>
            <w:tcW w:w="913" w:type="dxa"/>
            <w:tcBorders>
              <w:left w:val="single" w:sz="4" w:space="0" w:color="D9D9D9" w:themeColor="background1" w:themeShade="D9"/>
            </w:tcBorders>
            <w:shd w:val="clear" w:color="auto" w:fill="1F6B75"/>
            <w:vAlign w:val="center"/>
          </w:tcPr>
          <w:p w14:paraId="53EAB4E7" w14:textId="77777777" w:rsidR="00EC4C21" w:rsidRPr="00901C7A" w:rsidRDefault="00EC4C21" w:rsidP="006B45FB">
            <w:pPr>
              <w:spacing w:line="360" w:lineRule="auto"/>
              <w:jc w:val="center"/>
              <w:rPr>
                <w:b/>
                <w:color w:val="FFFFFF" w:themeColor="background1"/>
              </w:rPr>
            </w:pPr>
            <w:r w:rsidRPr="00901C7A">
              <w:rPr>
                <w:b/>
                <w:color w:val="FFFFFF" w:themeColor="background1"/>
              </w:rPr>
              <w:t>4</w:t>
            </w:r>
          </w:p>
        </w:tc>
        <w:tc>
          <w:tcPr>
            <w:tcW w:w="2965" w:type="dxa"/>
            <w:vAlign w:val="center"/>
          </w:tcPr>
          <w:p w14:paraId="6E2AE173" w14:textId="0E2FEC64" w:rsidR="00EC4C21" w:rsidRPr="00901C7A" w:rsidRDefault="000D0AE9" w:rsidP="006B45FB">
            <w:pPr>
              <w:spacing w:line="360" w:lineRule="auto"/>
              <w:rPr>
                <w:rFonts w:ascii="Arial" w:hAnsi="Arial" w:cs="Arial"/>
                <w:bCs/>
                <w:color w:val="000000" w:themeColor="text1"/>
                <w:sz w:val="18"/>
                <w:szCs w:val="18"/>
              </w:rPr>
            </w:pPr>
            <w:r>
              <w:rPr>
                <w:rFonts w:ascii="Arial" w:eastAsia="Arial" w:hAnsi="Arial" w:cs="Arial"/>
                <w:b/>
                <w:bCs/>
                <w:color w:val="000000" w:themeColor="text1"/>
                <w:sz w:val="18"/>
                <w:szCs w:val="18"/>
              </w:rPr>
              <w:t>Offline-Caching</w:t>
            </w:r>
            <w:r w:rsidR="00EC4C21" w:rsidRPr="000C3E83">
              <w:rPr>
                <w:rFonts w:ascii="Arial" w:eastAsia="Arial" w:hAnsi="Arial" w:cs="Arial"/>
                <w:b/>
                <w:bCs/>
                <w:color w:val="000000" w:themeColor="text1"/>
                <w:sz w:val="18"/>
                <w:szCs w:val="18"/>
              </w:rPr>
              <w:t xml:space="preserve">: </w:t>
            </w:r>
            <w:r w:rsidR="00F76A8C">
              <w:rPr>
                <w:rFonts w:ascii="Arial" w:eastAsia="Arial" w:hAnsi="Arial" w:cs="Arial"/>
                <w:bCs/>
                <w:color w:val="000000" w:themeColor="text1"/>
                <w:sz w:val="18"/>
                <w:szCs w:val="18"/>
              </w:rPr>
              <w:t>Karte lädt reibungslos trotz schlechtem LTE</w:t>
            </w:r>
          </w:p>
        </w:tc>
        <w:tc>
          <w:tcPr>
            <w:tcW w:w="5194" w:type="dxa"/>
            <w:tcBorders>
              <w:right w:val="single" w:sz="4" w:space="0" w:color="D9D9D9" w:themeColor="background1" w:themeShade="D9"/>
            </w:tcBorders>
            <w:vAlign w:val="center"/>
          </w:tcPr>
          <w:p w14:paraId="7E17E951" w14:textId="21A0A758" w:rsidR="00EC4C21" w:rsidRPr="00901C7A" w:rsidRDefault="00A82E44" w:rsidP="006B45FB">
            <w:pPr>
              <w:spacing w:line="360" w:lineRule="auto"/>
              <w:rPr>
                <w:bCs/>
                <w:sz w:val="18"/>
                <w:szCs w:val="18"/>
              </w:rPr>
            </w:pPr>
            <w:r>
              <w:rPr>
                <w:rFonts w:ascii="Arial" w:eastAsia="Arial" w:hAnsi="Arial" w:cs="Arial"/>
                <w:color w:val="4A4A4A"/>
                <w:sz w:val="18"/>
                <w:szCs w:val="18"/>
              </w:rPr>
              <w:t>Offline-Cache, automatischer Vorab-Download</w:t>
            </w:r>
          </w:p>
        </w:tc>
      </w:tr>
      <w:tr w:rsidR="00EC4C21" w14:paraId="0D5792C4" w14:textId="77777777" w:rsidTr="006E60DC">
        <w:tc>
          <w:tcPr>
            <w:tcW w:w="913" w:type="dxa"/>
            <w:tcBorders>
              <w:left w:val="single" w:sz="4" w:space="0" w:color="D9D9D9" w:themeColor="background1" w:themeShade="D9"/>
              <w:bottom w:val="single" w:sz="4" w:space="0" w:color="D9D9D9" w:themeColor="background1" w:themeShade="D9"/>
            </w:tcBorders>
            <w:shd w:val="clear" w:color="auto" w:fill="1F6B75"/>
            <w:vAlign w:val="center"/>
          </w:tcPr>
          <w:p w14:paraId="2C46A59E" w14:textId="77777777" w:rsidR="00EC4C21" w:rsidRPr="00901C7A" w:rsidRDefault="00EC4C21" w:rsidP="006B45FB">
            <w:pPr>
              <w:spacing w:line="360" w:lineRule="auto"/>
              <w:jc w:val="center"/>
              <w:rPr>
                <w:b/>
                <w:color w:val="FFFFFF" w:themeColor="background1"/>
              </w:rPr>
            </w:pPr>
            <w:r w:rsidRPr="00901C7A">
              <w:rPr>
                <w:b/>
                <w:color w:val="FFFFFF" w:themeColor="background1"/>
              </w:rPr>
              <w:t>5</w:t>
            </w:r>
          </w:p>
        </w:tc>
        <w:tc>
          <w:tcPr>
            <w:tcW w:w="2965" w:type="dxa"/>
            <w:tcBorders>
              <w:bottom w:val="single" w:sz="4" w:space="0" w:color="D9D9D9" w:themeColor="background1" w:themeShade="D9"/>
            </w:tcBorders>
            <w:vAlign w:val="center"/>
          </w:tcPr>
          <w:p w14:paraId="2D4C69DA" w14:textId="3E0D407A" w:rsidR="00EC4C21" w:rsidRPr="00901C7A" w:rsidRDefault="00A82E44" w:rsidP="006B45FB">
            <w:pPr>
              <w:spacing w:line="360" w:lineRule="auto"/>
              <w:rPr>
                <w:rFonts w:ascii="Arial" w:hAnsi="Arial" w:cs="Arial"/>
                <w:bCs/>
                <w:color w:val="000000" w:themeColor="text1"/>
                <w:sz w:val="18"/>
                <w:szCs w:val="18"/>
              </w:rPr>
            </w:pPr>
            <w:r>
              <w:rPr>
                <w:rFonts w:ascii="Arial" w:eastAsia="Arial" w:hAnsi="Arial" w:cs="Arial"/>
                <w:b/>
                <w:bCs/>
                <w:color w:val="000000" w:themeColor="text1"/>
                <w:sz w:val="18"/>
                <w:szCs w:val="18"/>
              </w:rPr>
              <w:t>Sprachwechsel</w:t>
            </w:r>
            <w:r w:rsidR="00EC4C21" w:rsidRPr="000C3E83">
              <w:rPr>
                <w:rFonts w:ascii="Arial" w:eastAsia="Arial" w:hAnsi="Arial" w:cs="Arial"/>
                <w:b/>
                <w:bCs/>
                <w:color w:val="000000" w:themeColor="text1"/>
                <w:sz w:val="18"/>
                <w:szCs w:val="18"/>
              </w:rPr>
              <w:t xml:space="preserve">: </w:t>
            </w:r>
            <w:r>
              <w:rPr>
                <w:rFonts w:ascii="Arial" w:eastAsia="Arial" w:hAnsi="Arial" w:cs="Arial"/>
                <w:bCs/>
                <w:color w:val="000000" w:themeColor="text1"/>
                <w:sz w:val="18"/>
                <w:szCs w:val="18"/>
              </w:rPr>
              <w:t xml:space="preserve">Schnelles Umschalten </w:t>
            </w:r>
            <w:r w:rsidR="00F76A8C">
              <w:rPr>
                <w:rFonts w:ascii="Arial" w:eastAsia="Arial" w:hAnsi="Arial" w:cs="Arial"/>
                <w:bCs/>
                <w:color w:val="000000" w:themeColor="text1"/>
                <w:sz w:val="18"/>
                <w:szCs w:val="18"/>
              </w:rPr>
              <w:t>auf Englisch für internationalen Begleiter</w:t>
            </w:r>
          </w:p>
        </w:tc>
        <w:tc>
          <w:tcPr>
            <w:tcW w:w="5194" w:type="dxa"/>
            <w:tcBorders>
              <w:bottom w:val="single" w:sz="4" w:space="0" w:color="D9D9D9" w:themeColor="background1" w:themeShade="D9"/>
              <w:right w:val="single" w:sz="4" w:space="0" w:color="D9D9D9" w:themeColor="background1" w:themeShade="D9"/>
            </w:tcBorders>
            <w:vAlign w:val="center"/>
          </w:tcPr>
          <w:p w14:paraId="6785A6A9" w14:textId="1F5502DB" w:rsidR="00EC4C21" w:rsidRPr="00901C7A" w:rsidRDefault="00A82E44" w:rsidP="006B45FB">
            <w:pPr>
              <w:spacing w:line="360" w:lineRule="auto"/>
              <w:rPr>
                <w:bCs/>
                <w:sz w:val="18"/>
                <w:szCs w:val="18"/>
              </w:rPr>
            </w:pPr>
            <w:r>
              <w:rPr>
                <w:rFonts w:ascii="Arial" w:eastAsia="Arial" w:hAnsi="Arial" w:cs="Arial"/>
                <w:color w:val="4A4A4A"/>
                <w:sz w:val="18"/>
                <w:szCs w:val="18"/>
              </w:rPr>
              <w:t>Mehrsprachigkeit, DE/EN, Sonderzeichendarstellung</w:t>
            </w:r>
          </w:p>
        </w:tc>
      </w:tr>
    </w:tbl>
    <w:p w14:paraId="6ADAD382" w14:textId="77777777" w:rsidR="000F2D40" w:rsidRDefault="000F2D40"/>
    <w:p w14:paraId="0442848D" w14:textId="77777777" w:rsidR="000F2D40" w:rsidRDefault="000F2D40"/>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
        <w:gridCol w:w="2962"/>
        <w:gridCol w:w="5187"/>
      </w:tblGrid>
      <w:tr w:rsidR="0011588A" w14:paraId="2D8378F0" w14:textId="77777777" w:rsidTr="000F2D40">
        <w:trPr>
          <w:trHeight w:val="851"/>
        </w:trPr>
        <w:tc>
          <w:tcPr>
            <w:tcW w:w="913" w:type="dxa"/>
            <w:shd w:val="clear" w:color="auto" w:fill="375623"/>
            <w:vAlign w:val="center"/>
          </w:tcPr>
          <w:p w14:paraId="4875878E" w14:textId="6D72629E" w:rsidR="0011588A" w:rsidRPr="006C7F19" w:rsidRDefault="0011588A" w:rsidP="006B45FB">
            <w:pPr>
              <w:spacing w:line="276" w:lineRule="auto"/>
              <w:jc w:val="center"/>
              <w:rPr>
                <w:rFonts w:ascii="Arial" w:hAnsi="Arial" w:cs="Arial"/>
                <w:b/>
                <w:sz w:val="44"/>
                <w:szCs w:val="44"/>
              </w:rPr>
            </w:pPr>
            <w:r w:rsidRPr="006C7F19">
              <w:rPr>
                <w:rFonts w:ascii="Arial" w:hAnsi="Arial" w:cs="Arial"/>
                <w:b/>
                <w:color w:val="FFFFFF" w:themeColor="background1"/>
                <w:sz w:val="44"/>
                <w:szCs w:val="44"/>
              </w:rPr>
              <w:t>P</w:t>
            </w:r>
            <w:r w:rsidR="002F667C">
              <w:rPr>
                <w:rFonts w:ascii="Arial" w:hAnsi="Arial" w:cs="Arial"/>
                <w:b/>
                <w:color w:val="FFFFFF" w:themeColor="background1"/>
                <w:sz w:val="44"/>
                <w:szCs w:val="44"/>
              </w:rPr>
              <w:t>3</w:t>
            </w:r>
          </w:p>
        </w:tc>
        <w:tc>
          <w:tcPr>
            <w:tcW w:w="8149" w:type="dxa"/>
            <w:gridSpan w:val="2"/>
            <w:shd w:val="clear" w:color="auto" w:fill="E2EFDA"/>
          </w:tcPr>
          <w:p w14:paraId="5FDE248E" w14:textId="6990604B" w:rsidR="0011588A" w:rsidRPr="00466176" w:rsidRDefault="00907686" w:rsidP="003D4725">
            <w:pPr>
              <w:spacing w:line="360" w:lineRule="auto"/>
              <w:rPr>
                <w:rFonts w:ascii="Arial" w:hAnsi="Arial" w:cs="Arial"/>
                <w:sz w:val="28"/>
                <w:szCs w:val="28"/>
              </w:rPr>
            </w:pPr>
            <w:r w:rsidRPr="003D4725">
              <w:rPr>
                <w:rFonts w:ascii="Arial" w:hAnsi="Arial" w:cs="Arial"/>
                <w:color w:val="375623"/>
                <w:sz w:val="28"/>
                <w:szCs w:val="28"/>
              </w:rPr>
              <w:t>Herr</w:t>
            </w:r>
            <w:r w:rsidR="0011588A" w:rsidRPr="003D4725">
              <w:rPr>
                <w:rFonts w:ascii="Arial" w:hAnsi="Arial" w:cs="Arial"/>
                <w:color w:val="375623"/>
                <w:sz w:val="28"/>
                <w:szCs w:val="28"/>
              </w:rPr>
              <w:t xml:space="preserve"> </w:t>
            </w:r>
            <w:r w:rsidRPr="003D4725">
              <w:rPr>
                <w:rFonts w:ascii="Arial" w:hAnsi="Arial" w:cs="Arial"/>
                <w:color w:val="375623"/>
                <w:sz w:val="28"/>
                <w:szCs w:val="28"/>
              </w:rPr>
              <w:t>Gr</w:t>
            </w:r>
            <w:r w:rsidR="00006384" w:rsidRPr="003D4725">
              <w:rPr>
                <w:rFonts w:ascii="Arial" w:hAnsi="Arial" w:cs="Arial"/>
                <w:color w:val="375623"/>
                <w:sz w:val="28"/>
                <w:szCs w:val="28"/>
              </w:rPr>
              <w:t>ü</w:t>
            </w:r>
            <w:r w:rsidRPr="003D4725">
              <w:rPr>
                <w:rFonts w:ascii="Arial" w:hAnsi="Arial" w:cs="Arial"/>
                <w:color w:val="375623"/>
                <w:sz w:val="28"/>
                <w:szCs w:val="28"/>
              </w:rPr>
              <w:t>ner</w:t>
            </w:r>
            <w:r w:rsidR="0011588A" w:rsidRPr="003D4725">
              <w:rPr>
                <w:rFonts w:ascii="Arial" w:hAnsi="Arial" w:cs="Arial"/>
                <w:color w:val="375623"/>
                <w:sz w:val="28"/>
                <w:szCs w:val="28"/>
              </w:rPr>
              <w:t xml:space="preserve">, 55  </w:t>
            </w:r>
            <w:r w:rsidR="002524A7" w:rsidRPr="002F596D">
              <w:rPr>
                <w:rFonts w:ascii="Arial" w:hAnsi="Arial" w:cs="Arial"/>
              </w:rPr>
              <w:t xml:space="preserve">Lehrkraft </w:t>
            </w:r>
            <w:r w:rsidR="0011588A" w:rsidRPr="002F596D">
              <w:rPr>
                <w:rFonts w:ascii="Arial" w:hAnsi="Arial" w:cs="Arial"/>
              </w:rPr>
              <w:t xml:space="preserve">– </w:t>
            </w:r>
            <w:r w:rsidRPr="002F596D">
              <w:rPr>
                <w:rFonts w:ascii="Arial" w:hAnsi="Arial" w:cs="Arial"/>
              </w:rPr>
              <w:t>Vorbereitung im Arbeitszimmer</w:t>
            </w:r>
            <w:r w:rsidR="0011588A" w:rsidRPr="00466176">
              <w:rPr>
                <w:rFonts w:ascii="Arial" w:hAnsi="Arial" w:cs="Arial"/>
                <w:sz w:val="28"/>
                <w:szCs w:val="28"/>
              </w:rPr>
              <w:t xml:space="preserve"> </w:t>
            </w:r>
          </w:p>
          <w:p w14:paraId="682D50D9" w14:textId="36E805D7" w:rsidR="0011588A" w:rsidRPr="00466176" w:rsidRDefault="0011588A" w:rsidP="00466176">
            <w:pPr>
              <w:rPr>
                <w:rFonts w:ascii="Arial" w:hAnsi="Arial" w:cs="Arial"/>
                <w:bCs/>
                <w:sz w:val="28"/>
                <w:szCs w:val="28"/>
              </w:rPr>
            </w:pPr>
            <w:r w:rsidRPr="00000DC0">
              <w:rPr>
                <w:rFonts w:ascii="Arial" w:hAnsi="Arial" w:cs="Arial"/>
                <w:color w:val="375623"/>
              </w:rPr>
              <w:t xml:space="preserve">Fokus: </w:t>
            </w:r>
            <w:r w:rsidR="00907686" w:rsidRPr="00000DC0">
              <w:rPr>
                <w:rFonts w:ascii="Arial" w:hAnsi="Arial" w:cs="Arial"/>
              </w:rPr>
              <w:t>Didaktische</w:t>
            </w:r>
            <w:r w:rsidR="00907686" w:rsidRPr="002F596D">
              <w:rPr>
                <w:rFonts w:ascii="Arial" w:hAnsi="Arial" w:cs="Arial"/>
              </w:rPr>
              <w:t xml:space="preserve"> Struktur, Verlässlichkeit, Datenschutz</w:t>
            </w:r>
          </w:p>
        </w:tc>
      </w:tr>
      <w:tr w:rsidR="0011588A" w14:paraId="0CBE18F2" w14:textId="77777777" w:rsidTr="000F2D40">
        <w:tc>
          <w:tcPr>
            <w:tcW w:w="9062" w:type="dxa"/>
            <w:gridSpan w:val="3"/>
            <w:shd w:val="clear" w:color="auto" w:fill="E2EFDA"/>
            <w:vAlign w:val="center"/>
          </w:tcPr>
          <w:p w14:paraId="27C35C71" w14:textId="5E8D1B7F" w:rsidR="0011588A" w:rsidRPr="002F596D" w:rsidRDefault="002E53BE" w:rsidP="002F596D">
            <w:pPr>
              <w:spacing w:before="240" w:line="360" w:lineRule="auto"/>
              <w:rPr>
                <w:rFonts w:ascii="Arial" w:hAnsi="Arial" w:cs="Arial"/>
                <w:sz w:val="18"/>
                <w:szCs w:val="18"/>
              </w:rPr>
            </w:pPr>
            <w:r w:rsidRPr="002F596D">
              <w:rPr>
                <w:rFonts w:ascii="Arial" w:hAnsi="Arial" w:cs="Arial"/>
                <w:sz w:val="18"/>
                <w:szCs w:val="18"/>
              </w:rPr>
              <w:t>Herr</w:t>
            </w:r>
            <w:r w:rsidR="0011588A" w:rsidRPr="002F596D">
              <w:rPr>
                <w:rFonts w:ascii="Arial" w:hAnsi="Arial" w:cs="Arial"/>
                <w:sz w:val="18"/>
                <w:szCs w:val="18"/>
              </w:rPr>
              <w:t xml:space="preserve"> </w:t>
            </w:r>
            <w:r w:rsidRPr="002F596D">
              <w:rPr>
                <w:rFonts w:ascii="Arial" w:hAnsi="Arial" w:cs="Arial"/>
                <w:sz w:val="18"/>
                <w:szCs w:val="18"/>
              </w:rPr>
              <w:t>Gr</w:t>
            </w:r>
            <w:r w:rsidR="00AC0BD5">
              <w:rPr>
                <w:rFonts w:ascii="Arial" w:hAnsi="Arial" w:cs="Arial"/>
                <w:sz w:val="18"/>
                <w:szCs w:val="18"/>
              </w:rPr>
              <w:t>ü</w:t>
            </w:r>
            <w:r w:rsidRPr="002F596D">
              <w:rPr>
                <w:rFonts w:ascii="Arial" w:hAnsi="Arial" w:cs="Arial"/>
                <w:sz w:val="18"/>
                <w:szCs w:val="18"/>
              </w:rPr>
              <w:t xml:space="preserve">ner bereitet auf dem Tablet eine Exkursion für seinen </w:t>
            </w:r>
            <w:r w:rsidR="00E83266" w:rsidRPr="002F596D">
              <w:rPr>
                <w:rFonts w:ascii="Arial" w:hAnsi="Arial" w:cs="Arial"/>
                <w:sz w:val="18"/>
                <w:szCs w:val="18"/>
              </w:rPr>
              <w:t xml:space="preserve">Kurs </w:t>
            </w:r>
            <w:r w:rsidRPr="002F596D">
              <w:rPr>
                <w:rFonts w:ascii="Arial" w:hAnsi="Arial" w:cs="Arial"/>
                <w:sz w:val="18"/>
                <w:szCs w:val="18"/>
              </w:rPr>
              <w:t xml:space="preserve">vor, prüft Inhalte </w:t>
            </w:r>
            <w:r w:rsidR="00E83266" w:rsidRPr="002F596D">
              <w:rPr>
                <w:rFonts w:ascii="Arial" w:hAnsi="Arial" w:cs="Arial"/>
                <w:sz w:val="18"/>
                <w:szCs w:val="18"/>
              </w:rPr>
              <w:t>und Datenschutz</w:t>
            </w:r>
            <w:r w:rsidRPr="002F596D">
              <w:rPr>
                <w:rFonts w:ascii="Arial" w:hAnsi="Arial" w:cs="Arial"/>
                <w:sz w:val="18"/>
                <w:szCs w:val="18"/>
              </w:rPr>
              <w:t>.</w:t>
            </w:r>
          </w:p>
        </w:tc>
      </w:tr>
      <w:tr w:rsidR="0011588A" w14:paraId="550B6C34" w14:textId="77777777" w:rsidTr="000F2D40">
        <w:tc>
          <w:tcPr>
            <w:tcW w:w="913" w:type="dxa"/>
            <w:tcBorders>
              <w:bottom w:val="single" w:sz="4" w:space="0" w:color="D9D9D9" w:themeColor="background1" w:themeShade="D9"/>
            </w:tcBorders>
            <w:shd w:val="clear" w:color="auto" w:fill="366092"/>
          </w:tcPr>
          <w:p w14:paraId="73CFB0BC" w14:textId="77777777" w:rsidR="0011588A" w:rsidRPr="00041ACD" w:rsidRDefault="0011588A" w:rsidP="00000DC0">
            <w:pPr>
              <w:spacing w:before="120" w:line="360" w:lineRule="auto"/>
              <w:rPr>
                <w:rFonts w:ascii="Arial" w:hAnsi="Arial" w:cs="Arial"/>
                <w:b/>
                <w:color w:val="FFFFFF" w:themeColor="background1"/>
              </w:rPr>
            </w:pPr>
            <w:r w:rsidRPr="00041ACD">
              <w:rPr>
                <w:rFonts w:ascii="Arial" w:hAnsi="Arial" w:cs="Arial"/>
                <w:b/>
                <w:color w:val="FFFFFF" w:themeColor="background1"/>
              </w:rPr>
              <w:t>Schritt</w:t>
            </w:r>
          </w:p>
        </w:tc>
        <w:tc>
          <w:tcPr>
            <w:tcW w:w="2962" w:type="dxa"/>
            <w:tcBorders>
              <w:bottom w:val="single" w:sz="4" w:space="0" w:color="D9D9D9" w:themeColor="background1" w:themeShade="D9"/>
            </w:tcBorders>
            <w:shd w:val="clear" w:color="auto" w:fill="366092"/>
          </w:tcPr>
          <w:p w14:paraId="01BC1EAD" w14:textId="77777777" w:rsidR="0011588A" w:rsidRPr="00041ACD" w:rsidRDefault="0011588A" w:rsidP="00000DC0">
            <w:pPr>
              <w:spacing w:before="120" w:line="360" w:lineRule="auto"/>
              <w:rPr>
                <w:rFonts w:ascii="Arial" w:hAnsi="Arial" w:cs="Arial"/>
                <w:b/>
                <w:color w:val="FFFFFF" w:themeColor="background1"/>
              </w:rPr>
            </w:pPr>
            <w:r w:rsidRPr="00041ACD">
              <w:rPr>
                <w:rFonts w:ascii="Arial" w:hAnsi="Arial" w:cs="Arial"/>
                <w:b/>
                <w:color w:val="FFFFFF" w:themeColor="background1"/>
              </w:rPr>
              <w:t>Aktion</w:t>
            </w:r>
          </w:p>
        </w:tc>
        <w:tc>
          <w:tcPr>
            <w:tcW w:w="5187" w:type="dxa"/>
            <w:tcBorders>
              <w:bottom w:val="single" w:sz="4" w:space="0" w:color="D9D9D9" w:themeColor="background1" w:themeShade="D9"/>
            </w:tcBorders>
            <w:shd w:val="clear" w:color="auto" w:fill="366092"/>
          </w:tcPr>
          <w:p w14:paraId="28F1886C" w14:textId="77777777" w:rsidR="0011588A" w:rsidRPr="00041ACD" w:rsidRDefault="0011588A" w:rsidP="00000DC0">
            <w:pPr>
              <w:spacing w:before="120" w:line="360" w:lineRule="auto"/>
              <w:rPr>
                <w:rFonts w:ascii="Arial" w:hAnsi="Arial" w:cs="Arial"/>
                <w:b/>
                <w:color w:val="FFFFFF" w:themeColor="background1"/>
              </w:rPr>
            </w:pPr>
            <w:r w:rsidRPr="00041ACD">
              <w:rPr>
                <w:rFonts w:ascii="Arial" w:hAnsi="Arial" w:cs="Arial"/>
                <w:b/>
                <w:color w:val="FFFFFF" w:themeColor="background1"/>
              </w:rPr>
              <w:t>Technische Anforderung</w:t>
            </w:r>
          </w:p>
        </w:tc>
      </w:tr>
      <w:tr w:rsidR="0011588A" w14:paraId="62B7C379" w14:textId="77777777" w:rsidTr="000F2D40">
        <w:tc>
          <w:tcPr>
            <w:tcW w:w="913" w:type="dxa"/>
            <w:tcBorders>
              <w:top w:val="single" w:sz="4" w:space="0" w:color="D9D9D9" w:themeColor="background1" w:themeShade="D9"/>
              <w:left w:val="single" w:sz="4" w:space="0" w:color="D9D9D9" w:themeColor="background1" w:themeShade="D9"/>
            </w:tcBorders>
            <w:shd w:val="clear" w:color="auto" w:fill="375623"/>
            <w:vAlign w:val="center"/>
          </w:tcPr>
          <w:p w14:paraId="3242F6FC" w14:textId="77777777" w:rsidR="0011588A" w:rsidRPr="00901C7A" w:rsidRDefault="0011588A" w:rsidP="006B45FB">
            <w:pPr>
              <w:spacing w:line="360" w:lineRule="auto"/>
              <w:jc w:val="center"/>
              <w:rPr>
                <w:b/>
                <w:color w:val="FFFFFF" w:themeColor="background1"/>
              </w:rPr>
            </w:pPr>
            <w:r w:rsidRPr="00901C7A">
              <w:rPr>
                <w:b/>
                <w:color w:val="FFFFFF" w:themeColor="background1"/>
              </w:rPr>
              <w:t>1</w:t>
            </w:r>
          </w:p>
        </w:tc>
        <w:tc>
          <w:tcPr>
            <w:tcW w:w="2962" w:type="dxa"/>
            <w:tcBorders>
              <w:top w:val="single" w:sz="4" w:space="0" w:color="D9D9D9" w:themeColor="background1" w:themeShade="D9"/>
            </w:tcBorders>
            <w:vAlign w:val="center"/>
          </w:tcPr>
          <w:p w14:paraId="4E09F132" w14:textId="2627D33D" w:rsidR="0011588A" w:rsidRPr="00901C7A" w:rsidRDefault="004638D9" w:rsidP="006B45FB">
            <w:pPr>
              <w:spacing w:line="360" w:lineRule="auto"/>
              <w:rPr>
                <w:rFonts w:ascii="Arial" w:hAnsi="Arial" w:cs="Arial"/>
                <w:bCs/>
                <w:color w:val="000000" w:themeColor="text1"/>
                <w:sz w:val="18"/>
                <w:szCs w:val="18"/>
              </w:rPr>
            </w:pPr>
            <w:r>
              <w:rPr>
                <w:rFonts w:ascii="Arial" w:eastAsia="Arial" w:hAnsi="Arial" w:cs="Arial"/>
                <w:b/>
                <w:bCs/>
                <w:color w:val="000000" w:themeColor="text1"/>
                <w:sz w:val="18"/>
                <w:szCs w:val="18"/>
              </w:rPr>
              <w:t>Recherche</w:t>
            </w:r>
            <w:r w:rsidR="0011588A" w:rsidRPr="00171CDB">
              <w:rPr>
                <w:rFonts w:ascii="Arial" w:eastAsia="Arial" w:hAnsi="Arial" w:cs="Arial"/>
                <w:b/>
                <w:bCs/>
                <w:color w:val="000000" w:themeColor="text1"/>
                <w:sz w:val="18"/>
                <w:szCs w:val="18"/>
              </w:rPr>
              <w:t>:</w:t>
            </w:r>
            <w:r w:rsidR="0011588A" w:rsidRPr="00901C7A">
              <w:rPr>
                <w:rFonts w:ascii="Arial" w:eastAsia="Arial" w:hAnsi="Arial" w:cs="Arial"/>
                <w:bCs/>
                <w:color w:val="000000" w:themeColor="text1"/>
                <w:sz w:val="18"/>
                <w:szCs w:val="18"/>
              </w:rPr>
              <w:t xml:space="preserve"> </w:t>
            </w:r>
            <w:r w:rsidR="00E83266">
              <w:rPr>
                <w:rFonts w:ascii="Arial" w:eastAsia="Arial" w:hAnsi="Arial" w:cs="Arial"/>
                <w:bCs/>
                <w:color w:val="000000" w:themeColor="text1"/>
                <w:sz w:val="18"/>
                <w:szCs w:val="18"/>
              </w:rPr>
              <w:t xml:space="preserve">POI-Struktur prüfen, Route </w:t>
            </w:r>
            <w:r w:rsidR="00006384">
              <w:rPr>
                <w:rFonts w:ascii="Arial" w:eastAsia="Arial" w:hAnsi="Arial" w:cs="Arial"/>
                <w:bCs/>
                <w:color w:val="000000" w:themeColor="text1"/>
                <w:sz w:val="18"/>
                <w:szCs w:val="18"/>
              </w:rPr>
              <w:t xml:space="preserve">für </w:t>
            </w:r>
            <w:r w:rsidR="000D562A">
              <w:rPr>
                <w:rFonts w:ascii="Arial" w:eastAsia="Arial" w:hAnsi="Arial" w:cs="Arial"/>
                <w:bCs/>
                <w:color w:val="000000" w:themeColor="text1"/>
                <w:sz w:val="18"/>
                <w:szCs w:val="18"/>
              </w:rPr>
              <w:t xml:space="preserve">Schulklassen </w:t>
            </w:r>
            <w:r w:rsidR="00E83266">
              <w:rPr>
                <w:rFonts w:ascii="Arial" w:eastAsia="Arial" w:hAnsi="Arial" w:cs="Arial"/>
                <w:bCs/>
                <w:color w:val="000000" w:themeColor="text1"/>
                <w:sz w:val="18"/>
                <w:szCs w:val="18"/>
              </w:rPr>
              <w:t>festlegen</w:t>
            </w:r>
          </w:p>
        </w:tc>
        <w:tc>
          <w:tcPr>
            <w:tcW w:w="5187" w:type="dxa"/>
            <w:tcBorders>
              <w:top w:val="single" w:sz="4" w:space="0" w:color="D9D9D9" w:themeColor="background1" w:themeShade="D9"/>
              <w:right w:val="single" w:sz="4" w:space="0" w:color="D9D9D9" w:themeColor="background1" w:themeShade="D9"/>
            </w:tcBorders>
            <w:vAlign w:val="center"/>
          </w:tcPr>
          <w:p w14:paraId="6E76E839" w14:textId="096A8C14" w:rsidR="0011588A" w:rsidRPr="00BC2879" w:rsidRDefault="008D7889" w:rsidP="006B45FB">
            <w:pPr>
              <w:spacing w:line="360" w:lineRule="auto"/>
              <w:rPr>
                <w:bCs/>
                <w:sz w:val="18"/>
                <w:szCs w:val="18"/>
              </w:rPr>
            </w:pPr>
            <w:r w:rsidRPr="00BC2879">
              <w:rPr>
                <w:rFonts w:ascii="Arial" w:eastAsia="Arial" w:hAnsi="Arial" w:cs="Arial"/>
                <w:color w:val="4A4A4A"/>
                <w:sz w:val="18"/>
                <w:szCs w:val="18"/>
              </w:rPr>
              <w:t>Kategorisierte POIs, Tabletoptimierung</w:t>
            </w:r>
          </w:p>
        </w:tc>
      </w:tr>
      <w:tr w:rsidR="0011588A" w14:paraId="05C2401D" w14:textId="77777777" w:rsidTr="000F2D40">
        <w:tc>
          <w:tcPr>
            <w:tcW w:w="913" w:type="dxa"/>
            <w:tcBorders>
              <w:left w:val="single" w:sz="4" w:space="0" w:color="D9D9D9" w:themeColor="background1" w:themeShade="D9"/>
            </w:tcBorders>
            <w:shd w:val="clear" w:color="auto" w:fill="375623"/>
            <w:vAlign w:val="center"/>
          </w:tcPr>
          <w:p w14:paraId="3ED2E108" w14:textId="77777777" w:rsidR="0011588A" w:rsidRPr="00901C7A" w:rsidRDefault="0011588A" w:rsidP="006B45FB">
            <w:pPr>
              <w:spacing w:line="360" w:lineRule="auto"/>
              <w:jc w:val="center"/>
              <w:rPr>
                <w:b/>
                <w:color w:val="FFFFFF" w:themeColor="background1"/>
              </w:rPr>
            </w:pPr>
            <w:r w:rsidRPr="00901C7A">
              <w:rPr>
                <w:b/>
                <w:color w:val="FFFFFF" w:themeColor="background1"/>
              </w:rPr>
              <w:t>2</w:t>
            </w:r>
          </w:p>
        </w:tc>
        <w:tc>
          <w:tcPr>
            <w:tcW w:w="2962" w:type="dxa"/>
            <w:vAlign w:val="center"/>
          </w:tcPr>
          <w:p w14:paraId="3B0FD536" w14:textId="549786EC" w:rsidR="0011588A" w:rsidRPr="00901C7A" w:rsidRDefault="004638D9" w:rsidP="006B45FB">
            <w:pPr>
              <w:spacing w:line="360" w:lineRule="auto"/>
              <w:rPr>
                <w:rFonts w:ascii="Arial" w:hAnsi="Arial" w:cs="Arial"/>
                <w:bCs/>
                <w:color w:val="000000" w:themeColor="text1"/>
                <w:sz w:val="18"/>
                <w:szCs w:val="18"/>
              </w:rPr>
            </w:pPr>
            <w:r>
              <w:rPr>
                <w:rFonts w:ascii="Arial" w:hAnsi="Arial" w:cs="Arial"/>
                <w:b/>
                <w:bCs/>
                <w:color w:val="000000" w:themeColor="text1"/>
                <w:sz w:val="18"/>
                <w:szCs w:val="18"/>
              </w:rPr>
              <w:t>Inhaltscheck</w:t>
            </w:r>
            <w:r w:rsidR="0011588A" w:rsidRPr="00171CDB">
              <w:rPr>
                <w:rFonts w:ascii="Arial" w:hAnsi="Arial" w:cs="Arial"/>
                <w:b/>
                <w:bCs/>
                <w:color w:val="000000" w:themeColor="text1"/>
                <w:sz w:val="18"/>
                <w:szCs w:val="18"/>
              </w:rPr>
              <w:t xml:space="preserve">: </w:t>
            </w:r>
            <w:r w:rsidR="00E83266">
              <w:rPr>
                <w:rFonts w:ascii="Arial" w:hAnsi="Arial" w:cs="Arial"/>
                <w:bCs/>
                <w:color w:val="000000" w:themeColor="text1"/>
                <w:sz w:val="18"/>
                <w:szCs w:val="18"/>
              </w:rPr>
              <w:t>Texte in Leich</w:t>
            </w:r>
            <w:r w:rsidR="000D562A">
              <w:rPr>
                <w:rFonts w:ascii="Arial" w:hAnsi="Arial" w:cs="Arial"/>
                <w:bCs/>
                <w:color w:val="000000" w:themeColor="text1"/>
                <w:sz w:val="18"/>
                <w:szCs w:val="18"/>
              </w:rPr>
              <w:t>t</w:t>
            </w:r>
            <w:r w:rsidR="00E83266">
              <w:rPr>
                <w:rFonts w:ascii="Arial" w:hAnsi="Arial" w:cs="Arial"/>
                <w:bCs/>
                <w:color w:val="000000" w:themeColor="text1"/>
                <w:sz w:val="18"/>
                <w:szCs w:val="18"/>
              </w:rPr>
              <w:t>er Sprache auf Eignung prüfen</w:t>
            </w:r>
          </w:p>
        </w:tc>
        <w:tc>
          <w:tcPr>
            <w:tcW w:w="5187" w:type="dxa"/>
            <w:tcBorders>
              <w:right w:val="single" w:sz="4" w:space="0" w:color="D9D9D9" w:themeColor="background1" w:themeShade="D9"/>
            </w:tcBorders>
            <w:vAlign w:val="center"/>
          </w:tcPr>
          <w:p w14:paraId="69734245" w14:textId="4F81501F" w:rsidR="0011588A" w:rsidRPr="00BC2879" w:rsidRDefault="00A61735" w:rsidP="006B45FB">
            <w:pPr>
              <w:spacing w:line="360" w:lineRule="auto"/>
              <w:rPr>
                <w:bCs/>
                <w:sz w:val="18"/>
                <w:szCs w:val="18"/>
              </w:rPr>
            </w:pPr>
            <w:r w:rsidRPr="00BC2879">
              <w:rPr>
                <w:rFonts w:ascii="Arial" w:eastAsia="Arial" w:hAnsi="Arial" w:cs="Arial"/>
                <w:color w:val="4A4A4A"/>
                <w:sz w:val="18"/>
                <w:szCs w:val="18"/>
              </w:rPr>
              <w:t>Leichte Sprache als Anzeigemodus, skalierbarer Text</w:t>
            </w:r>
          </w:p>
        </w:tc>
      </w:tr>
      <w:tr w:rsidR="0011588A" w:rsidRPr="00013E50" w14:paraId="57EAC387" w14:textId="77777777" w:rsidTr="000F2D40">
        <w:tc>
          <w:tcPr>
            <w:tcW w:w="913" w:type="dxa"/>
            <w:tcBorders>
              <w:left w:val="single" w:sz="4" w:space="0" w:color="D9D9D9" w:themeColor="background1" w:themeShade="D9"/>
            </w:tcBorders>
            <w:shd w:val="clear" w:color="auto" w:fill="375623"/>
            <w:vAlign w:val="center"/>
          </w:tcPr>
          <w:p w14:paraId="0822535C" w14:textId="77777777" w:rsidR="0011588A" w:rsidRPr="00901C7A" w:rsidRDefault="0011588A" w:rsidP="006B45FB">
            <w:pPr>
              <w:spacing w:line="360" w:lineRule="auto"/>
              <w:jc w:val="center"/>
              <w:rPr>
                <w:b/>
                <w:color w:val="FFFFFF" w:themeColor="background1"/>
              </w:rPr>
            </w:pPr>
            <w:r w:rsidRPr="00901C7A">
              <w:rPr>
                <w:b/>
                <w:color w:val="FFFFFF" w:themeColor="background1"/>
              </w:rPr>
              <w:t>3</w:t>
            </w:r>
          </w:p>
        </w:tc>
        <w:tc>
          <w:tcPr>
            <w:tcW w:w="2962" w:type="dxa"/>
            <w:vAlign w:val="center"/>
          </w:tcPr>
          <w:p w14:paraId="27E49417" w14:textId="305807C8" w:rsidR="0011588A" w:rsidRPr="00F76A8C" w:rsidRDefault="004638D9" w:rsidP="006B45FB">
            <w:pPr>
              <w:spacing w:line="360" w:lineRule="auto"/>
              <w:rPr>
                <w:rFonts w:ascii="Arial" w:hAnsi="Arial" w:cs="Arial"/>
                <w:bCs/>
                <w:color w:val="000000" w:themeColor="text1"/>
                <w:sz w:val="18"/>
                <w:szCs w:val="18"/>
              </w:rPr>
            </w:pPr>
            <w:r>
              <w:rPr>
                <w:rFonts w:ascii="Arial" w:hAnsi="Arial" w:cs="Arial"/>
                <w:b/>
                <w:bCs/>
                <w:color w:val="000000" w:themeColor="text1"/>
                <w:sz w:val="18"/>
                <w:szCs w:val="18"/>
              </w:rPr>
              <w:t>Routenplanung</w:t>
            </w:r>
            <w:r w:rsidR="0011588A" w:rsidRPr="00F76A8C">
              <w:rPr>
                <w:rFonts w:ascii="Arial" w:hAnsi="Arial" w:cs="Arial"/>
                <w:b/>
                <w:bCs/>
                <w:color w:val="000000" w:themeColor="text1"/>
                <w:sz w:val="18"/>
                <w:szCs w:val="18"/>
              </w:rPr>
              <w:t xml:space="preserve">: </w:t>
            </w:r>
            <w:r w:rsidR="00A954F3">
              <w:rPr>
                <w:rFonts w:ascii="Arial" w:hAnsi="Arial" w:cs="Arial"/>
                <w:bCs/>
                <w:color w:val="000000" w:themeColor="text1"/>
                <w:sz w:val="18"/>
                <w:szCs w:val="18"/>
              </w:rPr>
              <w:t>Nutzung des</w:t>
            </w:r>
            <w:r w:rsidR="00E83266">
              <w:rPr>
                <w:rFonts w:ascii="Arial" w:hAnsi="Arial" w:cs="Arial"/>
                <w:bCs/>
                <w:color w:val="000000" w:themeColor="text1"/>
                <w:sz w:val="18"/>
                <w:szCs w:val="18"/>
              </w:rPr>
              <w:t xml:space="preserve"> </w:t>
            </w:r>
            <w:r w:rsidR="00A954F3">
              <w:rPr>
                <w:rFonts w:ascii="Arial" w:hAnsi="Arial" w:cs="Arial"/>
                <w:bCs/>
                <w:color w:val="000000" w:themeColor="text1"/>
                <w:sz w:val="18"/>
                <w:szCs w:val="18"/>
              </w:rPr>
              <w:t xml:space="preserve">(optionalen) </w:t>
            </w:r>
            <w:r w:rsidR="00E83266">
              <w:rPr>
                <w:rFonts w:ascii="Arial" w:hAnsi="Arial" w:cs="Arial"/>
                <w:bCs/>
                <w:color w:val="000000" w:themeColor="text1"/>
                <w:sz w:val="18"/>
                <w:szCs w:val="18"/>
              </w:rPr>
              <w:t>Routenplaner</w:t>
            </w:r>
            <w:r w:rsidR="00A954F3">
              <w:rPr>
                <w:rFonts w:ascii="Arial" w:hAnsi="Arial" w:cs="Arial"/>
                <w:bCs/>
                <w:color w:val="000000" w:themeColor="text1"/>
                <w:sz w:val="18"/>
                <w:szCs w:val="18"/>
              </w:rPr>
              <w:t>s</w:t>
            </w:r>
            <w:r w:rsidR="00E83266">
              <w:rPr>
                <w:rFonts w:ascii="Arial" w:hAnsi="Arial" w:cs="Arial"/>
                <w:bCs/>
                <w:color w:val="000000" w:themeColor="text1"/>
                <w:sz w:val="18"/>
                <w:szCs w:val="18"/>
              </w:rPr>
              <w:t xml:space="preserve"> </w:t>
            </w:r>
          </w:p>
        </w:tc>
        <w:tc>
          <w:tcPr>
            <w:tcW w:w="5187" w:type="dxa"/>
            <w:tcBorders>
              <w:right w:val="single" w:sz="4" w:space="0" w:color="D9D9D9" w:themeColor="background1" w:themeShade="D9"/>
            </w:tcBorders>
            <w:vAlign w:val="center"/>
          </w:tcPr>
          <w:p w14:paraId="0711FB85" w14:textId="451C4F19" w:rsidR="0011588A" w:rsidRPr="00BC2879" w:rsidRDefault="00013E50" w:rsidP="006B45FB">
            <w:pPr>
              <w:spacing w:line="360" w:lineRule="auto"/>
              <w:rPr>
                <w:bCs/>
                <w:sz w:val="18"/>
                <w:szCs w:val="18"/>
              </w:rPr>
            </w:pPr>
            <w:r w:rsidRPr="00BC2879">
              <w:rPr>
                <w:rFonts w:ascii="Arial" w:eastAsia="Arial" w:hAnsi="Arial" w:cs="Arial"/>
                <w:color w:val="4A4A4A"/>
                <w:sz w:val="18"/>
                <w:szCs w:val="18"/>
              </w:rPr>
              <w:t xml:space="preserve">Perspektivisch </w:t>
            </w:r>
            <w:r w:rsidR="00AE5747" w:rsidRPr="00BC2879">
              <w:rPr>
                <w:rFonts w:ascii="Arial" w:eastAsia="Arial" w:hAnsi="Arial" w:cs="Arial"/>
                <w:color w:val="4A4A4A"/>
                <w:sz w:val="18"/>
                <w:szCs w:val="18"/>
              </w:rPr>
              <w:t>anzulegen</w:t>
            </w:r>
            <w:r w:rsidRPr="00BC2879">
              <w:rPr>
                <w:rFonts w:ascii="Arial" w:eastAsia="Arial" w:hAnsi="Arial" w:cs="Arial"/>
                <w:color w:val="4A4A4A"/>
                <w:sz w:val="18"/>
                <w:szCs w:val="18"/>
              </w:rPr>
              <w:t xml:space="preserve">: </w:t>
            </w:r>
            <w:r w:rsidR="00AE5747" w:rsidRPr="00BC2879">
              <w:rPr>
                <w:rFonts w:ascii="Arial" w:eastAsia="Arial" w:hAnsi="Arial" w:cs="Arial"/>
                <w:color w:val="4A4A4A"/>
                <w:sz w:val="18"/>
                <w:szCs w:val="18"/>
              </w:rPr>
              <w:t xml:space="preserve">Das </w:t>
            </w:r>
            <w:r w:rsidRPr="00BC2879">
              <w:rPr>
                <w:rFonts w:ascii="Arial" w:eastAsia="Arial" w:hAnsi="Arial" w:cs="Arial"/>
                <w:color w:val="4A4A4A"/>
                <w:sz w:val="18"/>
                <w:szCs w:val="18"/>
              </w:rPr>
              <w:t xml:space="preserve">Routenplaner-Modul </w:t>
            </w:r>
          </w:p>
        </w:tc>
      </w:tr>
      <w:tr w:rsidR="0011588A" w14:paraId="52B5891E" w14:textId="77777777" w:rsidTr="000F2D40">
        <w:tc>
          <w:tcPr>
            <w:tcW w:w="913" w:type="dxa"/>
            <w:tcBorders>
              <w:left w:val="single" w:sz="4" w:space="0" w:color="D9D9D9" w:themeColor="background1" w:themeShade="D9"/>
            </w:tcBorders>
            <w:shd w:val="clear" w:color="auto" w:fill="375623"/>
            <w:vAlign w:val="center"/>
          </w:tcPr>
          <w:p w14:paraId="645C044F" w14:textId="77777777" w:rsidR="0011588A" w:rsidRPr="00901C7A" w:rsidRDefault="0011588A" w:rsidP="006B45FB">
            <w:pPr>
              <w:spacing w:line="360" w:lineRule="auto"/>
              <w:jc w:val="center"/>
              <w:rPr>
                <w:b/>
                <w:color w:val="FFFFFF" w:themeColor="background1"/>
              </w:rPr>
            </w:pPr>
            <w:r w:rsidRPr="00901C7A">
              <w:rPr>
                <w:b/>
                <w:color w:val="FFFFFF" w:themeColor="background1"/>
              </w:rPr>
              <w:t>4</w:t>
            </w:r>
          </w:p>
        </w:tc>
        <w:tc>
          <w:tcPr>
            <w:tcW w:w="2962" w:type="dxa"/>
            <w:vAlign w:val="center"/>
          </w:tcPr>
          <w:p w14:paraId="391E249D" w14:textId="76287EDA" w:rsidR="0011588A" w:rsidRPr="00E83266" w:rsidRDefault="004638D9" w:rsidP="006B45FB">
            <w:pPr>
              <w:spacing w:line="360" w:lineRule="auto"/>
              <w:rPr>
                <w:rFonts w:ascii="Arial" w:hAnsi="Arial" w:cs="Arial"/>
                <w:bCs/>
                <w:color w:val="000000" w:themeColor="text1"/>
                <w:sz w:val="18"/>
                <w:szCs w:val="18"/>
              </w:rPr>
            </w:pPr>
            <w:r>
              <w:rPr>
                <w:rFonts w:ascii="Arial" w:eastAsia="Arial" w:hAnsi="Arial" w:cs="Arial"/>
                <w:b/>
                <w:bCs/>
                <w:color w:val="000000" w:themeColor="text1"/>
                <w:sz w:val="18"/>
                <w:szCs w:val="18"/>
              </w:rPr>
              <w:t>Datenschutz</w:t>
            </w:r>
            <w:r w:rsidR="0011588A" w:rsidRPr="00E83266">
              <w:rPr>
                <w:rFonts w:ascii="Arial" w:eastAsia="Arial" w:hAnsi="Arial" w:cs="Arial"/>
                <w:b/>
                <w:bCs/>
                <w:color w:val="000000" w:themeColor="text1"/>
                <w:sz w:val="18"/>
                <w:szCs w:val="18"/>
              </w:rPr>
              <w:t xml:space="preserve">: </w:t>
            </w:r>
            <w:r w:rsidR="00E83266">
              <w:rPr>
                <w:rFonts w:ascii="Arial" w:eastAsia="Arial" w:hAnsi="Arial" w:cs="Arial"/>
                <w:bCs/>
                <w:color w:val="000000" w:themeColor="text1"/>
                <w:sz w:val="18"/>
                <w:szCs w:val="18"/>
              </w:rPr>
              <w:t>Datenschutz prüfen</w:t>
            </w:r>
            <w:r w:rsidR="00EB1B11">
              <w:rPr>
                <w:rFonts w:ascii="Arial" w:eastAsia="Arial" w:hAnsi="Arial" w:cs="Arial"/>
                <w:bCs/>
                <w:color w:val="000000" w:themeColor="text1"/>
                <w:sz w:val="18"/>
                <w:szCs w:val="18"/>
              </w:rPr>
              <w:t xml:space="preserve"> (insbes. GPS)</w:t>
            </w:r>
          </w:p>
        </w:tc>
        <w:tc>
          <w:tcPr>
            <w:tcW w:w="5187" w:type="dxa"/>
            <w:tcBorders>
              <w:right w:val="single" w:sz="4" w:space="0" w:color="D9D9D9" w:themeColor="background1" w:themeShade="D9"/>
            </w:tcBorders>
            <w:vAlign w:val="center"/>
          </w:tcPr>
          <w:p w14:paraId="546F73AD" w14:textId="173EF730" w:rsidR="0011588A" w:rsidRPr="00901C7A" w:rsidRDefault="00BC2879" w:rsidP="006B45FB">
            <w:pPr>
              <w:spacing w:line="360" w:lineRule="auto"/>
              <w:rPr>
                <w:bCs/>
                <w:sz w:val="18"/>
                <w:szCs w:val="18"/>
              </w:rPr>
            </w:pPr>
            <w:r w:rsidRPr="00BC2879">
              <w:rPr>
                <w:rFonts w:ascii="Arial" w:eastAsia="Arial" w:hAnsi="Arial" w:cs="Arial"/>
                <w:color w:val="4A4A4A"/>
                <w:sz w:val="18"/>
                <w:szCs w:val="18"/>
              </w:rPr>
              <w:t>DSGVO-Konformität, GPS-Daten lokal &amp; anonymisiert</w:t>
            </w:r>
          </w:p>
        </w:tc>
      </w:tr>
      <w:tr w:rsidR="0011588A" w14:paraId="2C3B79E1" w14:textId="77777777" w:rsidTr="000F2D40">
        <w:tc>
          <w:tcPr>
            <w:tcW w:w="913" w:type="dxa"/>
            <w:tcBorders>
              <w:left w:val="single" w:sz="4" w:space="0" w:color="D9D9D9" w:themeColor="background1" w:themeShade="D9"/>
              <w:bottom w:val="single" w:sz="4" w:space="0" w:color="D9D9D9" w:themeColor="background1" w:themeShade="D9"/>
            </w:tcBorders>
            <w:shd w:val="clear" w:color="auto" w:fill="375623"/>
            <w:vAlign w:val="center"/>
          </w:tcPr>
          <w:p w14:paraId="195A1280" w14:textId="77777777" w:rsidR="0011588A" w:rsidRPr="00901C7A" w:rsidRDefault="0011588A" w:rsidP="006B45FB">
            <w:pPr>
              <w:spacing w:line="360" w:lineRule="auto"/>
              <w:jc w:val="center"/>
              <w:rPr>
                <w:b/>
                <w:color w:val="FFFFFF" w:themeColor="background1"/>
              </w:rPr>
            </w:pPr>
            <w:r w:rsidRPr="00901C7A">
              <w:rPr>
                <w:b/>
                <w:color w:val="FFFFFF" w:themeColor="background1"/>
              </w:rPr>
              <w:t>5</w:t>
            </w:r>
          </w:p>
        </w:tc>
        <w:tc>
          <w:tcPr>
            <w:tcW w:w="2962" w:type="dxa"/>
            <w:tcBorders>
              <w:bottom w:val="single" w:sz="4" w:space="0" w:color="D9D9D9" w:themeColor="background1" w:themeShade="D9"/>
            </w:tcBorders>
            <w:vAlign w:val="center"/>
          </w:tcPr>
          <w:p w14:paraId="2F8480BB" w14:textId="4D2ACC2B" w:rsidR="0011588A" w:rsidRPr="00901C7A" w:rsidRDefault="00ED36DB" w:rsidP="006B45FB">
            <w:pPr>
              <w:spacing w:line="360" w:lineRule="auto"/>
              <w:rPr>
                <w:rFonts w:ascii="Arial" w:hAnsi="Arial" w:cs="Arial"/>
                <w:bCs/>
                <w:color w:val="000000" w:themeColor="text1"/>
                <w:sz w:val="18"/>
                <w:szCs w:val="18"/>
              </w:rPr>
            </w:pPr>
            <w:r>
              <w:rPr>
                <w:rFonts w:ascii="Arial" w:eastAsia="Arial" w:hAnsi="Arial" w:cs="Arial"/>
                <w:b/>
                <w:bCs/>
                <w:color w:val="000000" w:themeColor="text1"/>
                <w:sz w:val="18"/>
                <w:szCs w:val="18"/>
              </w:rPr>
              <w:t xml:space="preserve">Auswertung &amp; </w:t>
            </w:r>
            <w:r w:rsidR="004638D9">
              <w:rPr>
                <w:rFonts w:ascii="Arial" w:eastAsia="Arial" w:hAnsi="Arial" w:cs="Arial"/>
                <w:b/>
                <w:bCs/>
                <w:color w:val="000000" w:themeColor="text1"/>
                <w:sz w:val="18"/>
                <w:szCs w:val="18"/>
              </w:rPr>
              <w:t>Nachbereitung</w:t>
            </w:r>
            <w:r w:rsidR="0011588A" w:rsidRPr="000C3E83">
              <w:rPr>
                <w:rFonts w:ascii="Arial" w:eastAsia="Arial" w:hAnsi="Arial" w:cs="Arial"/>
                <w:b/>
                <w:bCs/>
                <w:color w:val="000000" w:themeColor="text1"/>
                <w:sz w:val="18"/>
                <w:szCs w:val="18"/>
              </w:rPr>
              <w:t xml:space="preserve">: </w:t>
            </w:r>
            <w:r w:rsidR="00922C98">
              <w:rPr>
                <w:rFonts w:ascii="Arial" w:eastAsia="Arial" w:hAnsi="Arial" w:cs="Arial"/>
                <w:bCs/>
                <w:color w:val="000000" w:themeColor="text1"/>
                <w:sz w:val="18"/>
                <w:szCs w:val="18"/>
              </w:rPr>
              <w:t xml:space="preserve">Recherche mit </w:t>
            </w:r>
            <w:r w:rsidR="002822E5">
              <w:rPr>
                <w:rFonts w:ascii="Arial" w:eastAsia="Arial" w:hAnsi="Arial" w:cs="Arial"/>
                <w:bCs/>
                <w:color w:val="000000" w:themeColor="text1"/>
                <w:sz w:val="18"/>
                <w:szCs w:val="18"/>
              </w:rPr>
              <w:t>Audio, Bildern und Text</w:t>
            </w:r>
            <w:r w:rsidR="007A5804">
              <w:rPr>
                <w:rFonts w:ascii="Arial" w:eastAsia="Arial" w:hAnsi="Arial" w:cs="Arial"/>
                <w:bCs/>
                <w:color w:val="000000" w:themeColor="text1"/>
                <w:sz w:val="18"/>
                <w:szCs w:val="18"/>
              </w:rPr>
              <w:t xml:space="preserve">; </w:t>
            </w:r>
            <w:r w:rsidR="00783421">
              <w:rPr>
                <w:rFonts w:ascii="Arial" w:eastAsia="Arial" w:hAnsi="Arial" w:cs="Arial"/>
                <w:bCs/>
                <w:color w:val="000000" w:themeColor="text1"/>
                <w:sz w:val="18"/>
                <w:szCs w:val="18"/>
              </w:rPr>
              <w:t xml:space="preserve">Hinweis </w:t>
            </w:r>
            <w:r w:rsidR="000B6D73">
              <w:rPr>
                <w:rFonts w:ascii="Arial" w:eastAsia="Arial" w:hAnsi="Arial" w:cs="Arial"/>
                <w:bCs/>
                <w:color w:val="000000" w:themeColor="text1"/>
                <w:sz w:val="18"/>
                <w:szCs w:val="18"/>
              </w:rPr>
              <w:t>auf</w:t>
            </w:r>
            <w:r w:rsidR="00814D8B">
              <w:rPr>
                <w:rFonts w:ascii="Arial" w:eastAsia="Arial" w:hAnsi="Arial" w:cs="Arial"/>
                <w:bCs/>
                <w:color w:val="000000" w:themeColor="text1"/>
                <w:sz w:val="18"/>
                <w:szCs w:val="18"/>
              </w:rPr>
              <w:t xml:space="preserve"> </w:t>
            </w:r>
            <w:r w:rsidR="007A5804">
              <w:rPr>
                <w:rFonts w:ascii="Arial" w:eastAsia="Arial" w:hAnsi="Arial" w:cs="Arial"/>
                <w:bCs/>
                <w:color w:val="000000" w:themeColor="text1"/>
                <w:sz w:val="18"/>
                <w:szCs w:val="18"/>
              </w:rPr>
              <w:t>Tippfehler</w:t>
            </w:r>
            <w:r w:rsidR="000B6D73">
              <w:rPr>
                <w:rFonts w:ascii="Arial" w:eastAsia="Arial" w:hAnsi="Arial" w:cs="Arial"/>
                <w:bCs/>
                <w:color w:val="000000" w:themeColor="text1"/>
                <w:sz w:val="18"/>
                <w:szCs w:val="18"/>
              </w:rPr>
              <w:t xml:space="preserve"> an App-Redaktion des NAL</w:t>
            </w:r>
          </w:p>
        </w:tc>
        <w:tc>
          <w:tcPr>
            <w:tcW w:w="5187" w:type="dxa"/>
            <w:tcBorders>
              <w:bottom w:val="single" w:sz="4" w:space="0" w:color="D9D9D9" w:themeColor="background1" w:themeShade="D9"/>
              <w:right w:val="single" w:sz="4" w:space="0" w:color="D9D9D9" w:themeColor="background1" w:themeShade="D9"/>
            </w:tcBorders>
            <w:vAlign w:val="center"/>
          </w:tcPr>
          <w:p w14:paraId="094B63AC" w14:textId="4D5166CB" w:rsidR="0011588A" w:rsidRPr="00901C7A" w:rsidRDefault="002822E5" w:rsidP="006B45FB">
            <w:pPr>
              <w:spacing w:line="360" w:lineRule="auto"/>
              <w:rPr>
                <w:bCs/>
                <w:sz w:val="18"/>
                <w:szCs w:val="18"/>
              </w:rPr>
            </w:pPr>
            <w:r>
              <w:rPr>
                <w:rFonts w:ascii="Arial" w:eastAsia="Arial" w:hAnsi="Arial" w:cs="Arial"/>
                <w:color w:val="4A4A4A"/>
                <w:sz w:val="18"/>
                <w:szCs w:val="18"/>
              </w:rPr>
              <w:t>Hin</w:t>
            </w:r>
            <w:r w:rsidR="00ED36DB">
              <w:rPr>
                <w:rFonts w:ascii="Arial" w:eastAsia="Arial" w:hAnsi="Arial" w:cs="Arial"/>
                <w:color w:val="4A4A4A"/>
                <w:sz w:val="18"/>
                <w:szCs w:val="18"/>
              </w:rPr>
              <w:t>t</w:t>
            </w:r>
            <w:r>
              <w:rPr>
                <w:rFonts w:ascii="Arial" w:eastAsia="Arial" w:hAnsi="Arial" w:cs="Arial"/>
                <w:color w:val="4A4A4A"/>
                <w:sz w:val="18"/>
                <w:szCs w:val="18"/>
              </w:rPr>
              <w:t>ergrundwiedergabe Audio, Bildergalerie</w:t>
            </w:r>
            <w:r w:rsidR="00ED36DB">
              <w:rPr>
                <w:rFonts w:ascii="Arial" w:eastAsia="Arial" w:hAnsi="Arial" w:cs="Arial"/>
                <w:color w:val="4A4A4A"/>
                <w:sz w:val="18"/>
                <w:szCs w:val="18"/>
              </w:rPr>
              <w:t xml:space="preserve"> (bis 8 Bilder)</w:t>
            </w:r>
            <w:r>
              <w:rPr>
                <w:rFonts w:ascii="Arial" w:eastAsia="Arial" w:hAnsi="Arial" w:cs="Arial"/>
                <w:color w:val="4A4A4A"/>
                <w:sz w:val="18"/>
                <w:szCs w:val="18"/>
              </w:rPr>
              <w:t>, Textanzeige</w:t>
            </w:r>
            <w:r w:rsidR="00263EB3">
              <w:rPr>
                <w:rFonts w:ascii="Arial" w:eastAsia="Arial" w:hAnsi="Arial" w:cs="Arial"/>
                <w:color w:val="4A4A4A"/>
                <w:sz w:val="18"/>
                <w:szCs w:val="18"/>
              </w:rPr>
              <w:t xml:space="preserve">, schnelle Synchronisierung zwischen CMS </w:t>
            </w:r>
            <w:r w:rsidR="005625B1">
              <w:rPr>
                <w:rFonts w:ascii="Arial" w:eastAsia="Arial" w:hAnsi="Arial" w:cs="Arial"/>
                <w:color w:val="4A4A4A"/>
                <w:sz w:val="18"/>
                <w:szCs w:val="18"/>
              </w:rPr>
              <w:t xml:space="preserve">und App (Zeitnahe Korrektur der Tippfehler durch </w:t>
            </w:r>
            <w:r w:rsidR="005F468A">
              <w:rPr>
                <w:rFonts w:ascii="Arial" w:eastAsia="Arial" w:hAnsi="Arial" w:cs="Arial"/>
                <w:color w:val="4A4A4A"/>
                <w:sz w:val="18"/>
                <w:szCs w:val="18"/>
              </w:rPr>
              <w:t>NAL-</w:t>
            </w:r>
            <w:r w:rsidR="005625B1">
              <w:rPr>
                <w:rFonts w:ascii="Arial" w:eastAsia="Arial" w:hAnsi="Arial" w:cs="Arial"/>
                <w:color w:val="4A4A4A"/>
                <w:sz w:val="18"/>
                <w:szCs w:val="18"/>
              </w:rPr>
              <w:t>Redaktion)</w:t>
            </w:r>
          </w:p>
        </w:tc>
      </w:tr>
    </w:tbl>
    <w:p w14:paraId="45141800" w14:textId="6C1F8E61" w:rsidR="006E60DC" w:rsidRDefault="006E60DC" w:rsidP="00006384">
      <w:pPr>
        <w:spacing w:line="360" w:lineRule="auto"/>
        <w:rPr>
          <w:bCs/>
        </w:rPr>
      </w:pPr>
    </w:p>
    <w:p w14:paraId="11A61272" w14:textId="77777777" w:rsidR="006E60DC" w:rsidRDefault="006E60DC">
      <w:pPr>
        <w:rPr>
          <w:bCs/>
        </w:rPr>
      </w:pPr>
      <w:r>
        <w:rPr>
          <w:bCs/>
        </w:rPr>
        <w:br w:type="page"/>
      </w:r>
    </w:p>
    <w:p w14:paraId="2137F589" w14:textId="7F64C4A4" w:rsidR="00B13ADA" w:rsidRPr="00CD5563" w:rsidRDefault="00B13ADA" w:rsidP="00CD5563">
      <w:pPr>
        <w:spacing w:after="0" w:line="360" w:lineRule="auto"/>
        <w:rPr>
          <w:rFonts w:ascii="Arial" w:hAnsi="Arial" w:cs="Arial"/>
          <w:bCs/>
          <w:sz w:val="24"/>
          <w:szCs w:val="24"/>
        </w:rPr>
      </w:pPr>
      <w:r w:rsidRPr="00CD5563">
        <w:rPr>
          <w:rFonts w:ascii="Arial" w:hAnsi="Arial" w:cs="Arial"/>
          <w:bCs/>
          <w:sz w:val="24"/>
          <w:szCs w:val="24"/>
        </w:rPr>
        <w:lastRenderedPageBreak/>
        <w:t>Technische Schwerpunkte im Überblick</w:t>
      </w:r>
    </w:p>
    <w:p w14:paraId="30A08A69" w14:textId="66D70552" w:rsidR="00B13ADA" w:rsidRPr="00CD5563" w:rsidRDefault="00B13ADA" w:rsidP="00006384">
      <w:pPr>
        <w:spacing w:line="360" w:lineRule="auto"/>
        <w:rPr>
          <w:rFonts w:ascii="Arial" w:hAnsi="Arial" w:cs="Arial"/>
          <w:bCs/>
          <w:sz w:val="18"/>
          <w:szCs w:val="18"/>
        </w:rPr>
      </w:pPr>
      <w:r w:rsidRPr="00CD5563">
        <w:rPr>
          <w:rFonts w:ascii="Arial" w:hAnsi="Arial" w:cs="Arial"/>
          <w:bCs/>
          <w:sz w:val="18"/>
          <w:szCs w:val="18"/>
        </w:rPr>
        <w:t>Damit alle drei Journey</w:t>
      </w:r>
      <w:r w:rsidR="000D562A">
        <w:rPr>
          <w:rFonts w:ascii="Arial" w:hAnsi="Arial" w:cs="Arial"/>
          <w:bCs/>
          <w:sz w:val="18"/>
          <w:szCs w:val="18"/>
        </w:rPr>
        <w:t>s</w:t>
      </w:r>
      <w:r w:rsidRPr="00CD5563">
        <w:rPr>
          <w:rFonts w:ascii="Arial" w:hAnsi="Arial" w:cs="Arial"/>
          <w:bCs/>
          <w:sz w:val="18"/>
          <w:szCs w:val="18"/>
        </w:rPr>
        <w:t xml:space="preserve"> funktionieren</w:t>
      </w:r>
      <w:r w:rsidR="00CD5563" w:rsidRPr="00CD5563">
        <w:rPr>
          <w:rFonts w:ascii="Arial" w:hAnsi="Arial" w:cs="Arial"/>
          <w:bCs/>
          <w:sz w:val="18"/>
          <w:szCs w:val="18"/>
        </w:rPr>
        <w:t>, müssen folgende Aspekte reibungslos funktionieren: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4531"/>
      </w:tblGrid>
      <w:tr w:rsidR="00E874F7" w14:paraId="74EEE496" w14:textId="77777777" w:rsidTr="00303653">
        <w:tc>
          <w:tcPr>
            <w:tcW w:w="2263" w:type="dxa"/>
            <w:shd w:val="clear" w:color="auto" w:fill="366092"/>
          </w:tcPr>
          <w:p w14:paraId="7BBD4516" w14:textId="254358AE" w:rsidR="00E874F7" w:rsidRPr="00000DC0" w:rsidRDefault="00E874F7" w:rsidP="00D26F17">
            <w:pPr>
              <w:spacing w:before="120" w:line="360" w:lineRule="auto"/>
              <w:rPr>
                <w:rFonts w:ascii="Arial" w:hAnsi="Arial" w:cs="Arial"/>
                <w:b/>
                <w:color w:val="FFFFFF" w:themeColor="background1"/>
              </w:rPr>
            </w:pPr>
            <w:r w:rsidRPr="00000DC0">
              <w:rPr>
                <w:rFonts w:ascii="Arial" w:hAnsi="Arial" w:cs="Arial"/>
                <w:b/>
                <w:color w:val="FFFFFF" w:themeColor="background1"/>
              </w:rPr>
              <w:t xml:space="preserve">Aspekt </w:t>
            </w:r>
          </w:p>
        </w:tc>
        <w:tc>
          <w:tcPr>
            <w:tcW w:w="2268" w:type="dxa"/>
            <w:shd w:val="clear" w:color="auto" w:fill="366092"/>
          </w:tcPr>
          <w:p w14:paraId="27106464" w14:textId="537D5F3F" w:rsidR="00E874F7" w:rsidRPr="00000DC0" w:rsidRDefault="00303653" w:rsidP="00D26F17">
            <w:pPr>
              <w:spacing w:before="120" w:line="360" w:lineRule="auto"/>
              <w:rPr>
                <w:rFonts w:ascii="Arial" w:hAnsi="Arial" w:cs="Arial"/>
                <w:b/>
                <w:color w:val="FFFFFF" w:themeColor="background1"/>
              </w:rPr>
            </w:pPr>
            <w:r w:rsidRPr="00000DC0">
              <w:rPr>
                <w:rFonts w:ascii="Arial" w:hAnsi="Arial" w:cs="Arial"/>
                <w:b/>
                <w:color w:val="FFFFFF" w:themeColor="background1"/>
              </w:rPr>
              <w:t>r</w:t>
            </w:r>
            <w:r w:rsidR="00E874F7" w:rsidRPr="00000DC0">
              <w:rPr>
                <w:rFonts w:ascii="Arial" w:hAnsi="Arial" w:cs="Arial"/>
                <w:b/>
                <w:color w:val="FFFFFF" w:themeColor="background1"/>
              </w:rPr>
              <w:t>elevant für</w:t>
            </w:r>
          </w:p>
        </w:tc>
        <w:tc>
          <w:tcPr>
            <w:tcW w:w="4531" w:type="dxa"/>
            <w:shd w:val="clear" w:color="auto" w:fill="366092"/>
          </w:tcPr>
          <w:p w14:paraId="3AE81809" w14:textId="05E7A4E2" w:rsidR="00E874F7" w:rsidRPr="00000DC0" w:rsidRDefault="00E874F7" w:rsidP="00D26F17">
            <w:pPr>
              <w:spacing w:before="120" w:line="360" w:lineRule="auto"/>
              <w:rPr>
                <w:rFonts w:ascii="Arial" w:hAnsi="Arial" w:cs="Arial"/>
                <w:b/>
                <w:color w:val="FFFFFF" w:themeColor="background1"/>
              </w:rPr>
            </w:pPr>
            <w:r w:rsidRPr="00000DC0">
              <w:rPr>
                <w:rFonts w:ascii="Arial" w:hAnsi="Arial" w:cs="Arial"/>
                <w:b/>
                <w:color w:val="FFFFFF" w:themeColor="background1"/>
              </w:rPr>
              <w:t>Anforderung</w:t>
            </w:r>
          </w:p>
        </w:tc>
      </w:tr>
      <w:tr w:rsidR="00E874F7" w14:paraId="7717BD58" w14:textId="77777777" w:rsidTr="00303653">
        <w:tc>
          <w:tcPr>
            <w:tcW w:w="2263" w:type="dxa"/>
            <w:shd w:val="clear" w:color="auto" w:fill="BDD7EE"/>
          </w:tcPr>
          <w:p w14:paraId="0BC44E19" w14:textId="6F3DE42B" w:rsidR="00E874F7" w:rsidRPr="001C46C3" w:rsidRDefault="00E874F7" w:rsidP="00D26F17">
            <w:pPr>
              <w:spacing w:before="120" w:line="360" w:lineRule="auto"/>
              <w:rPr>
                <w:rFonts w:ascii="Arial" w:hAnsi="Arial" w:cs="Arial"/>
                <w:b/>
                <w:bCs/>
                <w:sz w:val="18"/>
                <w:szCs w:val="18"/>
              </w:rPr>
            </w:pPr>
            <w:r w:rsidRPr="001C46C3">
              <w:rPr>
                <w:rFonts w:ascii="Arial" w:hAnsi="Arial" w:cs="Arial"/>
                <w:b/>
                <w:bCs/>
                <w:sz w:val="18"/>
                <w:szCs w:val="18"/>
              </w:rPr>
              <w:t>Cross-Plattform</w:t>
            </w:r>
            <w:r w:rsidR="00303653">
              <w:rPr>
                <w:rFonts w:ascii="Arial" w:hAnsi="Arial" w:cs="Arial"/>
                <w:b/>
                <w:bCs/>
                <w:sz w:val="18"/>
                <w:szCs w:val="18"/>
              </w:rPr>
              <w:t>-Ansatz</w:t>
            </w:r>
          </w:p>
        </w:tc>
        <w:tc>
          <w:tcPr>
            <w:tcW w:w="2268" w:type="dxa"/>
            <w:shd w:val="clear" w:color="auto" w:fill="BDD7EE"/>
          </w:tcPr>
          <w:p w14:paraId="04F4D573" w14:textId="4D28E868" w:rsidR="00E874F7" w:rsidRPr="001C46C3" w:rsidRDefault="00E874F7" w:rsidP="00D26F17">
            <w:pPr>
              <w:spacing w:before="120" w:line="360" w:lineRule="auto"/>
              <w:rPr>
                <w:rFonts w:ascii="Arial" w:hAnsi="Arial" w:cs="Arial"/>
                <w:bCs/>
                <w:sz w:val="18"/>
                <w:szCs w:val="18"/>
              </w:rPr>
            </w:pPr>
            <w:r w:rsidRPr="001C46C3">
              <w:rPr>
                <w:rFonts w:ascii="Arial" w:hAnsi="Arial" w:cs="Arial"/>
                <w:bCs/>
                <w:sz w:val="18"/>
                <w:szCs w:val="18"/>
              </w:rPr>
              <w:t>Lukas, Auftraggeber</w:t>
            </w:r>
          </w:p>
        </w:tc>
        <w:tc>
          <w:tcPr>
            <w:tcW w:w="4531" w:type="dxa"/>
            <w:shd w:val="clear" w:color="auto" w:fill="BDD7EE"/>
          </w:tcPr>
          <w:p w14:paraId="3FAD5161" w14:textId="43CECCA6" w:rsidR="00E874F7" w:rsidRPr="001C46C3" w:rsidRDefault="00E874F7" w:rsidP="00D26F17">
            <w:pPr>
              <w:spacing w:before="120" w:line="360" w:lineRule="auto"/>
              <w:rPr>
                <w:rFonts w:ascii="Arial" w:hAnsi="Arial" w:cs="Arial"/>
                <w:bCs/>
                <w:sz w:val="18"/>
                <w:szCs w:val="18"/>
              </w:rPr>
            </w:pPr>
            <w:r w:rsidRPr="001C46C3">
              <w:rPr>
                <w:rFonts w:ascii="Arial" w:hAnsi="Arial" w:cs="Arial"/>
                <w:bCs/>
                <w:sz w:val="18"/>
                <w:szCs w:val="18"/>
              </w:rPr>
              <w:t xml:space="preserve">Nativ-ähnliche Performance trotz </w:t>
            </w:r>
            <w:r w:rsidR="00A64150">
              <w:rPr>
                <w:rFonts w:ascii="Arial" w:hAnsi="Arial" w:cs="Arial"/>
                <w:bCs/>
                <w:sz w:val="18"/>
                <w:szCs w:val="18"/>
              </w:rPr>
              <w:t>C</w:t>
            </w:r>
            <w:r w:rsidRPr="001C46C3">
              <w:rPr>
                <w:rFonts w:ascii="Arial" w:hAnsi="Arial" w:cs="Arial"/>
                <w:bCs/>
                <w:sz w:val="18"/>
                <w:szCs w:val="18"/>
              </w:rPr>
              <w:t>ross-</w:t>
            </w:r>
            <w:r w:rsidR="00A64150">
              <w:rPr>
                <w:rFonts w:ascii="Arial" w:hAnsi="Arial" w:cs="Arial"/>
                <w:bCs/>
                <w:sz w:val="18"/>
                <w:szCs w:val="18"/>
              </w:rPr>
              <w:t>P</w:t>
            </w:r>
            <w:r w:rsidRPr="001C46C3">
              <w:rPr>
                <w:rFonts w:ascii="Arial" w:hAnsi="Arial" w:cs="Arial"/>
                <w:bCs/>
                <w:sz w:val="18"/>
                <w:szCs w:val="18"/>
              </w:rPr>
              <w:t>lattform</w:t>
            </w:r>
            <w:r w:rsidR="00A64150">
              <w:rPr>
                <w:rFonts w:ascii="Arial" w:hAnsi="Arial" w:cs="Arial"/>
                <w:bCs/>
                <w:sz w:val="18"/>
                <w:szCs w:val="18"/>
              </w:rPr>
              <w:t>-</w:t>
            </w:r>
            <w:r w:rsidRPr="001C46C3">
              <w:rPr>
                <w:rFonts w:ascii="Arial" w:hAnsi="Arial" w:cs="Arial"/>
                <w:bCs/>
                <w:sz w:val="18"/>
                <w:szCs w:val="18"/>
              </w:rPr>
              <w:t>Codebasis</w:t>
            </w:r>
            <w:r w:rsidR="00A64150">
              <w:rPr>
                <w:rFonts w:ascii="Arial" w:hAnsi="Arial" w:cs="Arial"/>
                <w:bCs/>
                <w:sz w:val="18"/>
                <w:szCs w:val="18"/>
              </w:rPr>
              <w:t xml:space="preserve">: </w:t>
            </w:r>
            <w:r w:rsidRPr="001C46C3">
              <w:rPr>
                <w:rFonts w:ascii="Arial" w:hAnsi="Arial" w:cs="Arial"/>
                <w:bCs/>
                <w:sz w:val="18"/>
                <w:szCs w:val="18"/>
              </w:rPr>
              <w:t>f</w:t>
            </w:r>
            <w:r w:rsidR="000D562A">
              <w:rPr>
                <w:rFonts w:ascii="Arial" w:hAnsi="Arial" w:cs="Arial"/>
                <w:bCs/>
                <w:sz w:val="18"/>
                <w:szCs w:val="18"/>
              </w:rPr>
              <w:t>l</w:t>
            </w:r>
            <w:r w:rsidRPr="001C46C3">
              <w:rPr>
                <w:rFonts w:ascii="Arial" w:hAnsi="Arial" w:cs="Arial"/>
                <w:bCs/>
                <w:sz w:val="18"/>
                <w:szCs w:val="18"/>
              </w:rPr>
              <w:t>üssiger Slider, schneller Start</w:t>
            </w:r>
          </w:p>
        </w:tc>
      </w:tr>
      <w:tr w:rsidR="00E874F7" w14:paraId="62EAE8C6" w14:textId="77777777" w:rsidTr="00303653">
        <w:tc>
          <w:tcPr>
            <w:tcW w:w="2263" w:type="dxa"/>
            <w:shd w:val="clear" w:color="auto" w:fill="BDD7EE"/>
          </w:tcPr>
          <w:p w14:paraId="64C7C144" w14:textId="5B1E747A" w:rsidR="00E874F7" w:rsidRPr="001C46C3" w:rsidRDefault="00E874F7" w:rsidP="00006384">
            <w:pPr>
              <w:spacing w:line="360" w:lineRule="auto"/>
              <w:rPr>
                <w:rFonts w:ascii="Arial" w:hAnsi="Arial" w:cs="Arial"/>
                <w:b/>
                <w:bCs/>
                <w:sz w:val="18"/>
                <w:szCs w:val="18"/>
              </w:rPr>
            </w:pPr>
            <w:r w:rsidRPr="001C46C3">
              <w:rPr>
                <w:rFonts w:ascii="Arial" w:hAnsi="Arial" w:cs="Arial"/>
                <w:b/>
                <w:bCs/>
                <w:sz w:val="18"/>
                <w:szCs w:val="18"/>
              </w:rPr>
              <w:t>Offline</w:t>
            </w:r>
            <w:r w:rsidR="00EB658A" w:rsidRPr="001C46C3">
              <w:rPr>
                <w:rFonts w:ascii="Arial" w:hAnsi="Arial" w:cs="Arial"/>
                <w:b/>
                <w:bCs/>
                <w:sz w:val="18"/>
                <w:szCs w:val="18"/>
              </w:rPr>
              <w:t>-Kapazität</w:t>
            </w:r>
          </w:p>
        </w:tc>
        <w:tc>
          <w:tcPr>
            <w:tcW w:w="2268" w:type="dxa"/>
            <w:shd w:val="clear" w:color="auto" w:fill="BDD7EE"/>
          </w:tcPr>
          <w:p w14:paraId="5E4E47E9" w14:textId="704BA1D7" w:rsidR="00E874F7" w:rsidRPr="001C46C3" w:rsidRDefault="00EB658A" w:rsidP="00006384">
            <w:pPr>
              <w:spacing w:line="360" w:lineRule="auto"/>
              <w:rPr>
                <w:rFonts w:ascii="Arial" w:hAnsi="Arial" w:cs="Arial"/>
                <w:bCs/>
                <w:sz w:val="18"/>
                <w:szCs w:val="18"/>
              </w:rPr>
            </w:pPr>
            <w:r w:rsidRPr="001C46C3">
              <w:rPr>
                <w:rFonts w:ascii="Arial" w:hAnsi="Arial" w:cs="Arial"/>
                <w:bCs/>
                <w:sz w:val="18"/>
                <w:szCs w:val="18"/>
              </w:rPr>
              <w:t>Frau Yildiz</w:t>
            </w:r>
          </w:p>
        </w:tc>
        <w:tc>
          <w:tcPr>
            <w:tcW w:w="4531" w:type="dxa"/>
            <w:shd w:val="clear" w:color="auto" w:fill="BDD7EE"/>
          </w:tcPr>
          <w:p w14:paraId="7C29994C" w14:textId="3BA4129C" w:rsidR="00E874F7" w:rsidRPr="001C46C3" w:rsidRDefault="00EB658A" w:rsidP="00006384">
            <w:pPr>
              <w:spacing w:line="360" w:lineRule="auto"/>
              <w:rPr>
                <w:rFonts w:ascii="Arial" w:hAnsi="Arial" w:cs="Arial"/>
                <w:bCs/>
                <w:sz w:val="18"/>
                <w:szCs w:val="18"/>
              </w:rPr>
            </w:pPr>
            <w:r w:rsidRPr="001C46C3">
              <w:rPr>
                <w:rFonts w:ascii="Arial" w:hAnsi="Arial" w:cs="Arial"/>
                <w:bCs/>
                <w:sz w:val="18"/>
                <w:szCs w:val="18"/>
              </w:rPr>
              <w:t>Automatischer Vorab-Download; keine leere Karte bei schwachem Mobilnetz</w:t>
            </w:r>
          </w:p>
        </w:tc>
      </w:tr>
      <w:tr w:rsidR="00E874F7" w14:paraId="671D67D2" w14:textId="77777777" w:rsidTr="00303653">
        <w:tc>
          <w:tcPr>
            <w:tcW w:w="2263" w:type="dxa"/>
            <w:shd w:val="clear" w:color="auto" w:fill="BDD7EE"/>
          </w:tcPr>
          <w:p w14:paraId="68F0F0FC" w14:textId="1647921D" w:rsidR="00E874F7" w:rsidRPr="001C46C3" w:rsidRDefault="00EB658A" w:rsidP="00006384">
            <w:pPr>
              <w:spacing w:line="360" w:lineRule="auto"/>
              <w:rPr>
                <w:rFonts w:ascii="Arial" w:hAnsi="Arial" w:cs="Arial"/>
                <w:b/>
                <w:bCs/>
                <w:sz w:val="18"/>
                <w:szCs w:val="18"/>
              </w:rPr>
            </w:pPr>
            <w:r w:rsidRPr="001C46C3">
              <w:rPr>
                <w:rFonts w:ascii="Arial" w:hAnsi="Arial" w:cs="Arial"/>
                <w:b/>
                <w:bCs/>
                <w:sz w:val="18"/>
                <w:szCs w:val="18"/>
              </w:rPr>
              <w:t>CMS-Synchronität</w:t>
            </w:r>
          </w:p>
        </w:tc>
        <w:tc>
          <w:tcPr>
            <w:tcW w:w="2268" w:type="dxa"/>
            <w:shd w:val="clear" w:color="auto" w:fill="BDD7EE"/>
          </w:tcPr>
          <w:p w14:paraId="7E59D374" w14:textId="0A1B0939" w:rsidR="00E874F7" w:rsidRPr="001C46C3" w:rsidRDefault="00EB658A" w:rsidP="00006384">
            <w:pPr>
              <w:spacing w:line="360" w:lineRule="auto"/>
              <w:rPr>
                <w:rFonts w:ascii="Arial" w:hAnsi="Arial" w:cs="Arial"/>
                <w:bCs/>
                <w:sz w:val="18"/>
                <w:szCs w:val="18"/>
              </w:rPr>
            </w:pPr>
            <w:r w:rsidRPr="001C46C3">
              <w:rPr>
                <w:rFonts w:ascii="Arial" w:hAnsi="Arial" w:cs="Arial"/>
                <w:bCs/>
                <w:sz w:val="18"/>
                <w:szCs w:val="18"/>
              </w:rPr>
              <w:t>Herr Grüner</w:t>
            </w:r>
          </w:p>
        </w:tc>
        <w:tc>
          <w:tcPr>
            <w:tcW w:w="4531" w:type="dxa"/>
            <w:shd w:val="clear" w:color="auto" w:fill="BDD7EE"/>
          </w:tcPr>
          <w:p w14:paraId="5711F629" w14:textId="5352A9E1" w:rsidR="00E874F7" w:rsidRPr="001C46C3" w:rsidRDefault="00EB658A" w:rsidP="00006384">
            <w:pPr>
              <w:spacing w:line="360" w:lineRule="auto"/>
              <w:rPr>
                <w:rFonts w:ascii="Arial" w:hAnsi="Arial" w:cs="Arial"/>
                <w:bCs/>
                <w:sz w:val="18"/>
                <w:szCs w:val="18"/>
              </w:rPr>
            </w:pPr>
            <w:r w:rsidRPr="001C46C3">
              <w:rPr>
                <w:rFonts w:ascii="Arial" w:hAnsi="Arial" w:cs="Arial"/>
                <w:bCs/>
                <w:sz w:val="18"/>
                <w:szCs w:val="18"/>
              </w:rPr>
              <w:t>Korrekturen im CMS sind nach Korrektur beim nächsten App-Start live, ohne App-Update</w:t>
            </w:r>
          </w:p>
        </w:tc>
      </w:tr>
    </w:tbl>
    <w:p w14:paraId="2E913330" w14:textId="54CF69D2" w:rsidR="00377F34" w:rsidRDefault="00377F34" w:rsidP="00006384">
      <w:pPr>
        <w:spacing w:line="360" w:lineRule="auto"/>
        <w:rPr>
          <w:bCs/>
        </w:rPr>
      </w:pPr>
    </w:p>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789"/>
      </w:tblGrid>
      <w:tr w:rsidR="008E26E9" w:rsidRPr="002016D8" w14:paraId="4ED112EF" w14:textId="77777777" w:rsidTr="00E023C7">
        <w:tc>
          <w:tcPr>
            <w:tcW w:w="567" w:type="dxa"/>
            <w:shd w:val="clear" w:color="auto" w:fill="C00000"/>
          </w:tcPr>
          <w:p w14:paraId="01E9F19A" w14:textId="04D9A58C" w:rsidR="008E26E9" w:rsidRPr="002016D8" w:rsidRDefault="00066390" w:rsidP="00C939B4">
            <w:pPr>
              <w:spacing w:before="120" w:line="360" w:lineRule="auto"/>
              <w:jc w:val="center"/>
              <w:rPr>
                <w:rFonts w:ascii="Arial" w:hAnsi="Arial" w:cs="Arial"/>
                <w:b/>
                <w:bCs/>
                <w:sz w:val="24"/>
                <w:szCs w:val="24"/>
              </w:rPr>
            </w:pPr>
            <w:r>
              <w:rPr>
                <w:rFonts w:ascii="Arial" w:hAnsi="Arial" w:cs="Arial"/>
                <w:b/>
                <w:bCs/>
                <w:sz w:val="24"/>
                <w:szCs w:val="24"/>
              </w:rPr>
              <w:t>4</w:t>
            </w:r>
          </w:p>
        </w:tc>
        <w:tc>
          <w:tcPr>
            <w:tcW w:w="8789" w:type="dxa"/>
            <w:shd w:val="clear" w:color="auto" w:fill="366092"/>
            <w:vAlign w:val="center"/>
          </w:tcPr>
          <w:p w14:paraId="06E65ED7" w14:textId="586BDB31" w:rsidR="008E26E9" w:rsidRPr="002016D8" w:rsidRDefault="00CF17C7" w:rsidP="00C939B4">
            <w:pPr>
              <w:spacing w:before="120" w:line="360" w:lineRule="auto"/>
              <w:rPr>
                <w:rFonts w:ascii="Arial" w:hAnsi="Arial" w:cs="Arial"/>
                <w:b/>
                <w:bCs/>
                <w:color w:val="FFFFFF" w:themeColor="background1"/>
                <w:sz w:val="24"/>
                <w:szCs w:val="24"/>
              </w:rPr>
            </w:pPr>
            <w:r>
              <w:rPr>
                <w:rFonts w:ascii="Arial" w:hAnsi="Arial" w:cs="Arial"/>
                <w:b/>
                <w:bCs/>
                <w:color w:val="FFFFFF" w:themeColor="background1"/>
                <w:sz w:val="24"/>
                <w:szCs w:val="24"/>
              </w:rPr>
              <w:t>Zeitplan</w:t>
            </w:r>
          </w:p>
        </w:tc>
      </w:tr>
    </w:tbl>
    <w:p w14:paraId="5C90DB4C" w14:textId="0848587A" w:rsidR="00DC30BF" w:rsidRPr="0029010B" w:rsidRDefault="00DC30BF" w:rsidP="004B0C1C">
      <w:pPr>
        <w:rPr>
          <w:rFonts w:ascii="Arial" w:hAnsi="Arial" w:cs="Arial"/>
          <w:b/>
          <w:bCs/>
        </w:rPr>
      </w:pPr>
    </w:p>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
        <w:gridCol w:w="2692"/>
        <w:gridCol w:w="5799"/>
      </w:tblGrid>
      <w:tr w:rsidR="00E00D8B" w14:paraId="5EDB8942" w14:textId="77777777" w:rsidTr="000E61EC">
        <w:tc>
          <w:tcPr>
            <w:tcW w:w="562" w:type="dxa"/>
            <w:shd w:val="clear" w:color="auto" w:fill="C00000"/>
          </w:tcPr>
          <w:p w14:paraId="0F244627" w14:textId="350FA53B" w:rsidR="00E00D8B" w:rsidRPr="00E00D8B" w:rsidRDefault="00E00D8B" w:rsidP="004B0C1C">
            <w:pPr>
              <w:rPr>
                <w:rFonts w:ascii="Arial" w:hAnsi="Arial" w:cs="Arial"/>
                <w:b/>
                <w:bCs/>
              </w:rPr>
            </w:pPr>
            <w:r w:rsidRPr="00E00D8B">
              <w:rPr>
                <w:rFonts w:ascii="Arial" w:hAnsi="Arial" w:cs="Arial"/>
                <w:b/>
                <w:bCs/>
              </w:rPr>
              <w:t>Phase</w:t>
            </w:r>
          </w:p>
        </w:tc>
        <w:tc>
          <w:tcPr>
            <w:tcW w:w="2694" w:type="dxa"/>
            <w:shd w:val="clear" w:color="auto" w:fill="C00000"/>
          </w:tcPr>
          <w:p w14:paraId="7DA3EF86" w14:textId="46819CB5" w:rsidR="00E00D8B" w:rsidRPr="00E00D8B" w:rsidRDefault="00E00D8B" w:rsidP="00041ACD">
            <w:pPr>
              <w:jc w:val="center"/>
              <w:rPr>
                <w:rFonts w:ascii="Arial" w:hAnsi="Arial" w:cs="Arial"/>
                <w:b/>
                <w:bCs/>
              </w:rPr>
            </w:pPr>
            <w:r w:rsidRPr="00E00D8B">
              <w:rPr>
                <w:rFonts w:ascii="Arial" w:hAnsi="Arial" w:cs="Arial"/>
                <w:b/>
                <w:bCs/>
              </w:rPr>
              <w:t>Zeitraum</w:t>
            </w:r>
          </w:p>
        </w:tc>
        <w:tc>
          <w:tcPr>
            <w:tcW w:w="5806" w:type="dxa"/>
            <w:shd w:val="clear" w:color="auto" w:fill="C00000"/>
          </w:tcPr>
          <w:p w14:paraId="1528F213" w14:textId="7A8B931C" w:rsidR="00E00D8B" w:rsidRPr="00E00D8B" w:rsidRDefault="00E00D8B" w:rsidP="00DC30BF">
            <w:pPr>
              <w:rPr>
                <w:rFonts w:ascii="Arial" w:hAnsi="Arial" w:cs="Arial"/>
                <w:b/>
                <w:bCs/>
              </w:rPr>
            </w:pPr>
            <w:r w:rsidRPr="00E00D8B">
              <w:rPr>
                <w:rFonts w:ascii="Arial" w:hAnsi="Arial" w:cs="Arial"/>
                <w:b/>
                <w:bCs/>
              </w:rPr>
              <w:t>Inhalt</w:t>
            </w:r>
          </w:p>
        </w:tc>
      </w:tr>
      <w:tr w:rsidR="00DC30BF" w14:paraId="24169F20" w14:textId="77777777" w:rsidTr="000E61EC">
        <w:trPr>
          <w:trHeight w:val="731"/>
        </w:trPr>
        <w:tc>
          <w:tcPr>
            <w:tcW w:w="562" w:type="dxa"/>
            <w:shd w:val="clear" w:color="auto" w:fill="366092"/>
            <w:vAlign w:val="center"/>
          </w:tcPr>
          <w:p w14:paraId="2774BDFF" w14:textId="7AF533E7" w:rsidR="00DC30BF" w:rsidRPr="00E00D8B" w:rsidRDefault="00DC30BF" w:rsidP="00377B13">
            <w:pPr>
              <w:spacing w:before="120"/>
              <w:jc w:val="center"/>
              <w:rPr>
                <w:rFonts w:ascii="Arial" w:hAnsi="Arial" w:cs="Arial"/>
                <w:b/>
                <w:bCs/>
                <w:color w:val="FFFFFF" w:themeColor="background1"/>
              </w:rPr>
            </w:pPr>
            <w:r w:rsidRPr="00E00D8B">
              <w:rPr>
                <w:rFonts w:ascii="Arial" w:hAnsi="Arial" w:cs="Arial"/>
                <w:b/>
                <w:bCs/>
                <w:color w:val="FFFFFF" w:themeColor="background1"/>
              </w:rPr>
              <w:t>1</w:t>
            </w:r>
          </w:p>
        </w:tc>
        <w:tc>
          <w:tcPr>
            <w:tcW w:w="2694" w:type="dxa"/>
            <w:shd w:val="clear" w:color="auto" w:fill="BDD7EE"/>
            <w:vAlign w:val="center"/>
          </w:tcPr>
          <w:p w14:paraId="666D2049" w14:textId="56CFE901" w:rsidR="00741A80" w:rsidRPr="007E1339" w:rsidRDefault="00DC30BF" w:rsidP="00377B13">
            <w:pPr>
              <w:spacing w:before="120"/>
              <w:jc w:val="center"/>
              <w:rPr>
                <w:rFonts w:ascii="Arial" w:hAnsi="Arial" w:cs="Arial"/>
                <w:b/>
                <w:bCs/>
                <w:sz w:val="19"/>
                <w:szCs w:val="19"/>
              </w:rPr>
            </w:pPr>
            <w:r w:rsidRPr="00741A80">
              <w:rPr>
                <w:rFonts w:ascii="Arial" w:hAnsi="Arial" w:cs="Arial"/>
                <w:b/>
                <w:bCs/>
                <w:sz w:val="19"/>
                <w:szCs w:val="19"/>
              </w:rPr>
              <w:t>Kick-off &amp; Feinkonzept</w:t>
            </w:r>
          </w:p>
          <w:p w14:paraId="44A9AC23" w14:textId="77778E3A" w:rsidR="00DC30BF" w:rsidRPr="00741A80" w:rsidRDefault="00DC30BF" w:rsidP="00377B13">
            <w:pPr>
              <w:spacing w:before="120" w:afterLines="120" w:after="288"/>
              <w:jc w:val="center"/>
              <w:rPr>
                <w:rFonts w:ascii="Arial" w:hAnsi="Arial" w:cs="Arial"/>
                <w:sz w:val="19"/>
                <w:szCs w:val="19"/>
                <w:u w:val="single"/>
              </w:rPr>
            </w:pPr>
            <w:r w:rsidRPr="00741A80">
              <w:rPr>
                <w:rFonts w:ascii="Arial" w:hAnsi="Arial" w:cs="Arial"/>
                <w:sz w:val="19"/>
                <w:szCs w:val="19"/>
              </w:rPr>
              <w:t xml:space="preserve">Juni </w:t>
            </w:r>
            <w:r w:rsidR="00741A80">
              <w:rPr>
                <w:rFonts w:ascii="Arial" w:hAnsi="Arial" w:cs="Arial"/>
                <w:sz w:val="19"/>
                <w:szCs w:val="19"/>
              </w:rPr>
              <w:t xml:space="preserve">2026 </w:t>
            </w:r>
            <w:r w:rsidR="00741A80">
              <w:rPr>
                <w:rFonts w:ascii="Arial" w:hAnsi="Arial" w:cs="Arial"/>
                <w:sz w:val="19"/>
                <w:szCs w:val="19"/>
              </w:rPr>
              <w:br/>
            </w:r>
            <w:r w:rsidRPr="00741A80">
              <w:rPr>
                <w:rFonts w:ascii="Arial" w:hAnsi="Arial" w:cs="Arial"/>
                <w:bCs/>
                <w:sz w:val="19"/>
                <w:szCs w:val="19"/>
              </w:rPr>
              <w:t>– Juli</w:t>
            </w:r>
            <w:r w:rsidRPr="00741A80">
              <w:rPr>
                <w:rFonts w:ascii="Arial" w:hAnsi="Arial" w:cs="Arial"/>
                <w:sz w:val="19"/>
                <w:szCs w:val="19"/>
              </w:rPr>
              <w:t xml:space="preserve"> 2026</w:t>
            </w:r>
          </w:p>
        </w:tc>
        <w:tc>
          <w:tcPr>
            <w:tcW w:w="5806" w:type="dxa"/>
            <w:shd w:val="clear" w:color="auto" w:fill="BDD7EE"/>
          </w:tcPr>
          <w:p w14:paraId="2B2D14C2" w14:textId="77777777" w:rsidR="00DC30BF" w:rsidRPr="00741A80" w:rsidRDefault="00DC30BF" w:rsidP="00377B13">
            <w:pPr>
              <w:spacing w:before="120"/>
              <w:rPr>
                <w:rFonts w:ascii="Arial" w:hAnsi="Arial" w:cs="Arial"/>
                <w:sz w:val="18"/>
                <w:szCs w:val="18"/>
              </w:rPr>
            </w:pPr>
            <w:r w:rsidRPr="00741A80">
              <w:rPr>
                <w:rFonts w:ascii="Arial" w:hAnsi="Arial" w:cs="Arial"/>
                <w:sz w:val="18"/>
                <w:szCs w:val="18"/>
              </w:rPr>
              <w:t xml:space="preserve">Anforderungsabgleich und technisches Setup (Git, CI/CD-Pipelines), Festlegung der API-Schnittstelle; </w:t>
            </w:r>
            <w:r w:rsidRPr="00741A80">
              <w:rPr>
                <w:rFonts w:ascii="Arial" w:hAnsi="Arial" w:cs="Arial"/>
                <w:bCs/>
                <w:sz w:val="18"/>
                <w:szCs w:val="18"/>
              </w:rPr>
              <w:t>User Journey Mapping</w:t>
            </w:r>
            <w:r w:rsidRPr="00741A80">
              <w:rPr>
                <w:rFonts w:ascii="Arial" w:hAnsi="Arial" w:cs="Arial"/>
                <w:sz w:val="18"/>
                <w:szCs w:val="18"/>
              </w:rPr>
              <w:t xml:space="preserve"> und Definition eines finalen UI/UX-Designs.</w:t>
            </w:r>
          </w:p>
          <w:p w14:paraId="3C3DA603" w14:textId="77777777" w:rsidR="00DC30BF" w:rsidRPr="00741A80" w:rsidRDefault="00DC30BF" w:rsidP="00377B13">
            <w:pPr>
              <w:spacing w:before="120"/>
              <w:rPr>
                <w:rFonts w:ascii="Arial" w:hAnsi="Arial" w:cs="Arial"/>
                <w:sz w:val="18"/>
                <w:szCs w:val="18"/>
                <w:u w:val="single"/>
              </w:rPr>
            </w:pPr>
          </w:p>
        </w:tc>
      </w:tr>
      <w:tr w:rsidR="00DC30BF" w14:paraId="470DA9AB" w14:textId="77777777" w:rsidTr="000E61EC">
        <w:tc>
          <w:tcPr>
            <w:tcW w:w="562" w:type="dxa"/>
            <w:shd w:val="clear" w:color="auto" w:fill="366092"/>
            <w:vAlign w:val="center"/>
          </w:tcPr>
          <w:p w14:paraId="12E366E5" w14:textId="2BD52F50" w:rsidR="00DC30BF" w:rsidRPr="00E00D8B" w:rsidRDefault="00DC30BF" w:rsidP="007E1339">
            <w:pPr>
              <w:jc w:val="center"/>
              <w:rPr>
                <w:rFonts w:ascii="Arial" w:hAnsi="Arial" w:cs="Arial"/>
                <w:b/>
                <w:bCs/>
                <w:color w:val="FFFFFF" w:themeColor="background1"/>
              </w:rPr>
            </w:pPr>
            <w:r w:rsidRPr="00E00D8B">
              <w:rPr>
                <w:rFonts w:ascii="Arial" w:hAnsi="Arial" w:cs="Arial"/>
                <w:b/>
                <w:bCs/>
                <w:color w:val="FFFFFF" w:themeColor="background1"/>
              </w:rPr>
              <w:t>2</w:t>
            </w:r>
          </w:p>
        </w:tc>
        <w:tc>
          <w:tcPr>
            <w:tcW w:w="2694" w:type="dxa"/>
            <w:shd w:val="clear" w:color="auto" w:fill="BDD7EE"/>
            <w:vAlign w:val="center"/>
          </w:tcPr>
          <w:p w14:paraId="606D7BFE" w14:textId="46BBC884" w:rsidR="00DC30BF" w:rsidRPr="007E1339" w:rsidRDefault="00DC30BF" w:rsidP="007E1339">
            <w:pPr>
              <w:jc w:val="center"/>
              <w:rPr>
                <w:rFonts w:ascii="Arial" w:hAnsi="Arial" w:cs="Arial"/>
                <w:b/>
                <w:bCs/>
                <w:sz w:val="19"/>
                <w:szCs w:val="19"/>
              </w:rPr>
            </w:pPr>
            <w:r w:rsidRPr="00741A80">
              <w:rPr>
                <w:rFonts w:ascii="Arial" w:hAnsi="Arial" w:cs="Arial"/>
                <w:b/>
                <w:bCs/>
                <w:sz w:val="19"/>
                <w:szCs w:val="19"/>
              </w:rPr>
              <w:t>Core-Entwicklung &amp; Kartenmodul</w:t>
            </w:r>
          </w:p>
          <w:p w14:paraId="38EF119E" w14:textId="1E8BC1D0" w:rsidR="00DC30BF" w:rsidRPr="00741A80" w:rsidRDefault="00DC30BF" w:rsidP="007E1339">
            <w:pPr>
              <w:spacing w:afterLines="120" w:after="288"/>
              <w:jc w:val="center"/>
              <w:rPr>
                <w:rFonts w:ascii="Arial" w:hAnsi="Arial" w:cs="Arial"/>
                <w:sz w:val="19"/>
                <w:szCs w:val="19"/>
                <w:u w:val="single"/>
              </w:rPr>
            </w:pPr>
            <w:r w:rsidRPr="00741A80">
              <w:rPr>
                <w:rFonts w:ascii="Arial" w:hAnsi="Arial" w:cs="Arial"/>
                <w:sz w:val="19"/>
                <w:szCs w:val="19"/>
              </w:rPr>
              <w:t xml:space="preserve">August </w:t>
            </w:r>
            <w:r w:rsidR="00741A80">
              <w:rPr>
                <w:rFonts w:ascii="Arial" w:hAnsi="Arial" w:cs="Arial"/>
                <w:sz w:val="19"/>
                <w:szCs w:val="19"/>
              </w:rPr>
              <w:t xml:space="preserve">2026 </w:t>
            </w:r>
            <w:r w:rsidR="00741A80">
              <w:rPr>
                <w:rFonts w:ascii="Arial" w:hAnsi="Arial" w:cs="Arial"/>
                <w:sz w:val="19"/>
                <w:szCs w:val="19"/>
              </w:rPr>
              <w:br/>
            </w:r>
            <w:r w:rsidRPr="00741A80">
              <w:rPr>
                <w:rFonts w:ascii="Arial" w:hAnsi="Arial" w:cs="Arial"/>
                <w:sz w:val="19"/>
                <w:szCs w:val="19"/>
              </w:rPr>
              <w:t>– November 2026</w:t>
            </w:r>
          </w:p>
        </w:tc>
        <w:tc>
          <w:tcPr>
            <w:tcW w:w="5806" w:type="dxa"/>
            <w:shd w:val="clear" w:color="auto" w:fill="BDD7EE"/>
          </w:tcPr>
          <w:p w14:paraId="63F38A60" w14:textId="65CEE9EB" w:rsidR="00DC30BF" w:rsidRPr="00741A80" w:rsidRDefault="00DC30BF" w:rsidP="007E1339">
            <w:pPr>
              <w:spacing w:after="120"/>
              <w:rPr>
                <w:rFonts w:ascii="Arial" w:hAnsi="Arial" w:cs="Arial"/>
                <w:sz w:val="18"/>
                <w:szCs w:val="18"/>
              </w:rPr>
            </w:pPr>
            <w:r w:rsidRPr="00741A80">
              <w:rPr>
                <w:rFonts w:ascii="Arial" w:hAnsi="Arial" w:cs="Arial"/>
                <w:sz w:val="18"/>
                <w:szCs w:val="18"/>
              </w:rPr>
              <w:t>Entwicklung des Kartenmoduls mit Slider-Funktion für historische Layer; Anlage der POI-Logik</w:t>
            </w:r>
            <w:r w:rsidR="006C0145">
              <w:rPr>
                <w:rFonts w:ascii="Arial" w:hAnsi="Arial" w:cs="Arial"/>
                <w:sz w:val="18"/>
                <w:szCs w:val="18"/>
              </w:rPr>
              <w:t>.</w:t>
            </w:r>
          </w:p>
          <w:p w14:paraId="4683BD9A" w14:textId="77777777" w:rsidR="00DC30BF" w:rsidRPr="00741A80" w:rsidRDefault="00DC30BF" w:rsidP="007E1339">
            <w:pPr>
              <w:spacing w:after="120"/>
              <w:rPr>
                <w:rFonts w:ascii="Arial" w:hAnsi="Arial" w:cs="Arial"/>
                <w:sz w:val="18"/>
                <w:szCs w:val="18"/>
                <w:u w:val="single"/>
              </w:rPr>
            </w:pPr>
          </w:p>
        </w:tc>
      </w:tr>
      <w:tr w:rsidR="00DC30BF" w14:paraId="360E28A7" w14:textId="77777777" w:rsidTr="000E61EC">
        <w:tc>
          <w:tcPr>
            <w:tcW w:w="562" w:type="dxa"/>
            <w:shd w:val="clear" w:color="auto" w:fill="366092"/>
            <w:vAlign w:val="center"/>
          </w:tcPr>
          <w:p w14:paraId="7232CE19" w14:textId="2C84D66C" w:rsidR="00DC30BF" w:rsidRPr="00E00D8B" w:rsidRDefault="00DC30BF" w:rsidP="007E1339">
            <w:pPr>
              <w:jc w:val="center"/>
              <w:rPr>
                <w:rFonts w:ascii="Arial" w:hAnsi="Arial" w:cs="Arial"/>
                <w:b/>
                <w:bCs/>
                <w:color w:val="FFFFFF" w:themeColor="background1"/>
              </w:rPr>
            </w:pPr>
            <w:r w:rsidRPr="00E00D8B">
              <w:rPr>
                <w:rFonts w:ascii="Arial" w:hAnsi="Arial" w:cs="Arial"/>
                <w:b/>
                <w:bCs/>
                <w:color w:val="FFFFFF" w:themeColor="background1"/>
              </w:rPr>
              <w:t>3</w:t>
            </w:r>
          </w:p>
        </w:tc>
        <w:tc>
          <w:tcPr>
            <w:tcW w:w="2694" w:type="dxa"/>
            <w:shd w:val="clear" w:color="auto" w:fill="BDD7EE"/>
            <w:vAlign w:val="center"/>
          </w:tcPr>
          <w:p w14:paraId="301EDDBE" w14:textId="4233D1F0" w:rsidR="00DC30BF" w:rsidRPr="00741A80" w:rsidRDefault="00DC30BF" w:rsidP="007E1339">
            <w:pPr>
              <w:jc w:val="center"/>
              <w:rPr>
                <w:rFonts w:ascii="Arial" w:hAnsi="Arial" w:cs="Arial"/>
                <w:b/>
                <w:bCs/>
                <w:sz w:val="19"/>
                <w:szCs w:val="19"/>
              </w:rPr>
            </w:pPr>
            <w:r w:rsidRPr="00741A80">
              <w:rPr>
                <w:rFonts w:ascii="Arial" w:hAnsi="Arial" w:cs="Arial"/>
                <w:b/>
                <w:bCs/>
                <w:sz w:val="19"/>
                <w:szCs w:val="19"/>
              </w:rPr>
              <w:t>CMS-Integration &amp; Multimedia</w:t>
            </w:r>
          </w:p>
          <w:p w14:paraId="22199224" w14:textId="24213EA6" w:rsidR="00DC30BF" w:rsidRPr="00741A80" w:rsidRDefault="00DC30BF" w:rsidP="007E1339">
            <w:pPr>
              <w:spacing w:afterLines="120" w:after="288"/>
              <w:jc w:val="center"/>
              <w:rPr>
                <w:rFonts w:ascii="Arial" w:hAnsi="Arial" w:cs="Arial"/>
                <w:bCs/>
                <w:sz w:val="19"/>
                <w:szCs w:val="19"/>
              </w:rPr>
            </w:pPr>
            <w:r w:rsidRPr="00741A80">
              <w:rPr>
                <w:rFonts w:ascii="Arial" w:hAnsi="Arial" w:cs="Arial"/>
                <w:bCs/>
                <w:sz w:val="19"/>
                <w:szCs w:val="19"/>
              </w:rPr>
              <w:t xml:space="preserve">Dezember 2026 </w:t>
            </w:r>
            <w:r w:rsidR="00741A80">
              <w:rPr>
                <w:rFonts w:ascii="Arial" w:hAnsi="Arial" w:cs="Arial"/>
                <w:bCs/>
                <w:sz w:val="19"/>
                <w:szCs w:val="19"/>
              </w:rPr>
              <w:br/>
            </w:r>
            <w:r w:rsidRPr="00741A80">
              <w:rPr>
                <w:rFonts w:ascii="Arial" w:hAnsi="Arial" w:cs="Arial"/>
                <w:bCs/>
                <w:sz w:val="19"/>
                <w:szCs w:val="19"/>
              </w:rPr>
              <w:t>– Februar 2027</w:t>
            </w:r>
          </w:p>
        </w:tc>
        <w:tc>
          <w:tcPr>
            <w:tcW w:w="5806" w:type="dxa"/>
            <w:shd w:val="clear" w:color="auto" w:fill="BDD7EE"/>
          </w:tcPr>
          <w:p w14:paraId="4A0828B3" w14:textId="35410BE4" w:rsidR="00DC30BF" w:rsidRPr="007E1339" w:rsidRDefault="00DC30BF" w:rsidP="004B0C1C">
            <w:pPr>
              <w:rPr>
                <w:rFonts w:ascii="Arial" w:hAnsi="Arial" w:cs="Arial"/>
                <w:sz w:val="18"/>
                <w:szCs w:val="18"/>
              </w:rPr>
            </w:pPr>
            <w:r w:rsidRPr="00741A80">
              <w:rPr>
                <w:rFonts w:ascii="Arial" w:hAnsi="Arial" w:cs="Arial"/>
                <w:sz w:val="18"/>
                <w:szCs w:val="18"/>
              </w:rPr>
              <w:t>Anbindung an das TYPO3-Backend zur dynamischen Content-Pflege; Umsetzung der Caching-Logik, Implementierung des Media-Players (Audio-Background-Modus) und der Bildergalerien.</w:t>
            </w:r>
          </w:p>
        </w:tc>
      </w:tr>
      <w:tr w:rsidR="00DC30BF" w14:paraId="1B89A8CC" w14:textId="77777777" w:rsidTr="000E61EC">
        <w:tc>
          <w:tcPr>
            <w:tcW w:w="562" w:type="dxa"/>
            <w:shd w:val="clear" w:color="auto" w:fill="366092"/>
            <w:vAlign w:val="center"/>
          </w:tcPr>
          <w:p w14:paraId="583A6F66" w14:textId="7F22B636" w:rsidR="00DC30BF" w:rsidRPr="00E00D8B" w:rsidRDefault="00DC30BF" w:rsidP="00685F9D">
            <w:pPr>
              <w:jc w:val="center"/>
              <w:rPr>
                <w:rFonts w:ascii="Arial" w:hAnsi="Arial" w:cs="Arial"/>
                <w:b/>
                <w:bCs/>
                <w:color w:val="FFFFFF" w:themeColor="background1"/>
              </w:rPr>
            </w:pPr>
            <w:r w:rsidRPr="00E00D8B">
              <w:rPr>
                <w:rFonts w:ascii="Arial" w:hAnsi="Arial" w:cs="Arial"/>
                <w:b/>
                <w:bCs/>
                <w:color w:val="FFFFFF" w:themeColor="background1"/>
              </w:rPr>
              <w:t>4</w:t>
            </w:r>
          </w:p>
        </w:tc>
        <w:tc>
          <w:tcPr>
            <w:tcW w:w="2694" w:type="dxa"/>
            <w:shd w:val="clear" w:color="auto" w:fill="BDD7EE"/>
            <w:vAlign w:val="center"/>
          </w:tcPr>
          <w:p w14:paraId="07CE0F55" w14:textId="2B79B954" w:rsidR="00DC30BF" w:rsidRPr="00741A80" w:rsidRDefault="00DC30BF" w:rsidP="007E1339">
            <w:pPr>
              <w:jc w:val="center"/>
              <w:rPr>
                <w:rFonts w:ascii="Arial" w:hAnsi="Arial" w:cs="Arial"/>
                <w:b/>
                <w:bCs/>
                <w:sz w:val="19"/>
                <w:szCs w:val="19"/>
              </w:rPr>
            </w:pPr>
            <w:r w:rsidRPr="00741A80">
              <w:rPr>
                <w:rFonts w:ascii="Arial" w:hAnsi="Arial" w:cs="Arial"/>
                <w:b/>
                <w:bCs/>
                <w:sz w:val="19"/>
                <w:szCs w:val="19"/>
              </w:rPr>
              <w:t>Barrierefreiheit &amp; Mehrsprachigkeit</w:t>
            </w:r>
          </w:p>
          <w:p w14:paraId="54D08900" w14:textId="353DB3E7" w:rsidR="00DC30BF" w:rsidRPr="00741A80" w:rsidRDefault="00DC30BF" w:rsidP="007E1339">
            <w:pPr>
              <w:spacing w:afterLines="120" w:after="288"/>
              <w:jc w:val="center"/>
              <w:rPr>
                <w:rFonts w:ascii="Arial" w:hAnsi="Arial" w:cs="Arial"/>
                <w:sz w:val="19"/>
                <w:szCs w:val="19"/>
                <w:u w:val="single"/>
              </w:rPr>
            </w:pPr>
            <w:r w:rsidRPr="00741A80">
              <w:rPr>
                <w:rFonts w:ascii="Arial" w:hAnsi="Arial" w:cs="Arial"/>
                <w:bCs/>
                <w:sz w:val="19"/>
                <w:szCs w:val="19"/>
              </w:rPr>
              <w:t xml:space="preserve">März </w:t>
            </w:r>
            <w:r w:rsidR="00741A80">
              <w:rPr>
                <w:rFonts w:ascii="Arial" w:hAnsi="Arial" w:cs="Arial"/>
                <w:bCs/>
                <w:sz w:val="19"/>
                <w:szCs w:val="19"/>
              </w:rPr>
              <w:t xml:space="preserve">2027 </w:t>
            </w:r>
            <w:r w:rsidR="00741A80">
              <w:rPr>
                <w:rFonts w:ascii="Arial" w:hAnsi="Arial" w:cs="Arial"/>
                <w:bCs/>
                <w:sz w:val="19"/>
                <w:szCs w:val="19"/>
              </w:rPr>
              <w:br/>
            </w:r>
            <w:r w:rsidRPr="00741A80">
              <w:rPr>
                <w:rFonts w:ascii="Arial" w:hAnsi="Arial" w:cs="Arial"/>
                <w:bCs/>
                <w:sz w:val="19"/>
                <w:szCs w:val="19"/>
              </w:rPr>
              <w:t>– April 2027</w:t>
            </w:r>
          </w:p>
        </w:tc>
        <w:tc>
          <w:tcPr>
            <w:tcW w:w="5806" w:type="dxa"/>
            <w:shd w:val="clear" w:color="auto" w:fill="BDD7EE"/>
          </w:tcPr>
          <w:p w14:paraId="5F24A2E2" w14:textId="601CD795" w:rsidR="00DC30BF" w:rsidRPr="00741A80" w:rsidRDefault="00DC30BF" w:rsidP="004B0C1C">
            <w:pPr>
              <w:rPr>
                <w:rFonts w:ascii="Arial" w:hAnsi="Arial" w:cs="Arial"/>
                <w:sz w:val="18"/>
                <w:szCs w:val="18"/>
              </w:rPr>
            </w:pPr>
            <w:r w:rsidRPr="00741A80">
              <w:rPr>
                <w:rFonts w:ascii="Arial" w:hAnsi="Arial" w:cs="Arial"/>
                <w:sz w:val="18"/>
                <w:szCs w:val="18"/>
              </w:rPr>
              <w:t>Umsetzung der WCAG-Richtlinien (Text-to-Speech, Kontraste); Integration der Sprachumschaltung (DE/EN) und Vorbereitung für Arabisch; Feinschliff der Performance (Initialer Start &lt; 3 Sek, flüssiges Scrollen und Zoomen sowie Öffnen der Vorschaufenster beziehungsweise POIs).</w:t>
            </w:r>
          </w:p>
        </w:tc>
      </w:tr>
      <w:tr w:rsidR="00DC30BF" w14:paraId="299D0312" w14:textId="77777777" w:rsidTr="000E61EC">
        <w:tc>
          <w:tcPr>
            <w:tcW w:w="562" w:type="dxa"/>
            <w:shd w:val="clear" w:color="auto" w:fill="366092"/>
            <w:vAlign w:val="center"/>
          </w:tcPr>
          <w:p w14:paraId="0B1D54C8" w14:textId="71B532AB" w:rsidR="00DC30BF" w:rsidRPr="00E00D8B" w:rsidRDefault="00DC30BF" w:rsidP="00685F9D">
            <w:pPr>
              <w:jc w:val="center"/>
              <w:rPr>
                <w:rFonts w:ascii="Arial" w:hAnsi="Arial" w:cs="Arial"/>
                <w:b/>
                <w:bCs/>
                <w:color w:val="FFFFFF" w:themeColor="background1"/>
              </w:rPr>
            </w:pPr>
            <w:r w:rsidRPr="00E00D8B">
              <w:rPr>
                <w:rFonts w:ascii="Arial" w:hAnsi="Arial" w:cs="Arial"/>
                <w:b/>
                <w:bCs/>
                <w:color w:val="FFFFFF" w:themeColor="background1"/>
              </w:rPr>
              <w:t>5</w:t>
            </w:r>
          </w:p>
        </w:tc>
        <w:tc>
          <w:tcPr>
            <w:tcW w:w="2694" w:type="dxa"/>
            <w:shd w:val="clear" w:color="auto" w:fill="BDD7EE"/>
            <w:vAlign w:val="center"/>
          </w:tcPr>
          <w:p w14:paraId="3DBBCDA7" w14:textId="5F0019A9" w:rsidR="00913932" w:rsidRPr="007E1339" w:rsidRDefault="00913932" w:rsidP="007E1339">
            <w:pPr>
              <w:spacing w:afterLines="120" w:after="288"/>
              <w:jc w:val="center"/>
              <w:rPr>
                <w:rFonts w:ascii="Arial" w:hAnsi="Arial" w:cs="Arial"/>
                <w:b/>
                <w:bCs/>
                <w:sz w:val="19"/>
                <w:szCs w:val="19"/>
                <w:lang w:val="en-US"/>
              </w:rPr>
            </w:pPr>
            <w:r w:rsidRPr="00741A80">
              <w:rPr>
                <w:rFonts w:ascii="Arial" w:hAnsi="Arial" w:cs="Arial"/>
                <w:b/>
                <w:bCs/>
                <w:sz w:val="19"/>
                <w:szCs w:val="19"/>
                <w:lang w:val="en-US"/>
              </w:rPr>
              <w:t>Testing, QA &amp; Bugfixing</w:t>
            </w:r>
          </w:p>
          <w:p w14:paraId="7F4A38BF" w14:textId="68CD486C" w:rsidR="00913932" w:rsidRPr="00741A80" w:rsidRDefault="00913932" w:rsidP="007E1339">
            <w:pPr>
              <w:spacing w:afterLines="120" w:after="288"/>
              <w:jc w:val="center"/>
              <w:rPr>
                <w:rFonts w:ascii="Arial" w:hAnsi="Arial" w:cs="Arial"/>
                <w:sz w:val="19"/>
                <w:szCs w:val="19"/>
                <w:u w:val="single"/>
              </w:rPr>
            </w:pPr>
            <w:r w:rsidRPr="00741A80">
              <w:rPr>
                <w:rFonts w:ascii="Arial" w:hAnsi="Arial" w:cs="Arial"/>
                <w:bCs/>
                <w:sz w:val="19"/>
                <w:szCs w:val="19"/>
                <w:lang w:val="en-US"/>
              </w:rPr>
              <w:t>Mai 2027</w:t>
            </w:r>
          </w:p>
        </w:tc>
        <w:tc>
          <w:tcPr>
            <w:tcW w:w="5806" w:type="dxa"/>
            <w:shd w:val="clear" w:color="auto" w:fill="BDD7EE"/>
          </w:tcPr>
          <w:p w14:paraId="0E7BB3B1" w14:textId="77777777" w:rsidR="00913932" w:rsidRPr="00741A80" w:rsidRDefault="00913932" w:rsidP="00913932">
            <w:pPr>
              <w:rPr>
                <w:rFonts w:ascii="Arial" w:hAnsi="Arial" w:cs="Arial"/>
                <w:sz w:val="18"/>
                <w:szCs w:val="18"/>
              </w:rPr>
            </w:pPr>
            <w:r w:rsidRPr="00741A80">
              <w:rPr>
                <w:rFonts w:ascii="Arial" w:hAnsi="Arial" w:cs="Arial"/>
                <w:sz w:val="18"/>
                <w:szCs w:val="18"/>
              </w:rPr>
              <w:t>E2E-Tests, Load-Tests (Schulklassen-Szenario) und manuelle UX-Tests; Beta-Testphase mit ausgewählten Nutzern, Umsetzung des Feedbacks und Fehlerbehebung.</w:t>
            </w:r>
          </w:p>
          <w:p w14:paraId="5D6FEB26" w14:textId="77777777" w:rsidR="00DC30BF" w:rsidRPr="00741A80" w:rsidRDefault="00DC30BF" w:rsidP="004B0C1C">
            <w:pPr>
              <w:rPr>
                <w:rFonts w:ascii="Arial" w:hAnsi="Arial" w:cs="Arial"/>
                <w:sz w:val="18"/>
                <w:szCs w:val="18"/>
                <w:u w:val="single"/>
              </w:rPr>
            </w:pPr>
          </w:p>
        </w:tc>
      </w:tr>
      <w:tr w:rsidR="00DC30BF" w14:paraId="4BCA84B2" w14:textId="77777777" w:rsidTr="000E61EC">
        <w:tc>
          <w:tcPr>
            <w:tcW w:w="562" w:type="dxa"/>
            <w:shd w:val="clear" w:color="auto" w:fill="366092"/>
            <w:vAlign w:val="center"/>
          </w:tcPr>
          <w:p w14:paraId="078BA375" w14:textId="4F65D078" w:rsidR="00DC30BF" w:rsidRPr="00E00D8B" w:rsidRDefault="00DC30BF" w:rsidP="00685F9D">
            <w:pPr>
              <w:jc w:val="center"/>
              <w:rPr>
                <w:rFonts w:ascii="Arial" w:hAnsi="Arial" w:cs="Arial"/>
                <w:b/>
                <w:bCs/>
                <w:color w:val="FFFFFF" w:themeColor="background1"/>
              </w:rPr>
            </w:pPr>
            <w:r w:rsidRPr="00E00D8B">
              <w:rPr>
                <w:rFonts w:ascii="Arial" w:hAnsi="Arial" w:cs="Arial"/>
                <w:b/>
                <w:bCs/>
                <w:color w:val="FFFFFF" w:themeColor="background1"/>
              </w:rPr>
              <w:t>6</w:t>
            </w:r>
          </w:p>
        </w:tc>
        <w:tc>
          <w:tcPr>
            <w:tcW w:w="2694" w:type="dxa"/>
            <w:shd w:val="clear" w:color="auto" w:fill="BDD7EE"/>
            <w:vAlign w:val="center"/>
          </w:tcPr>
          <w:p w14:paraId="5EC881E4" w14:textId="287A444C" w:rsidR="00913932" w:rsidRPr="007E1339" w:rsidRDefault="00913932" w:rsidP="007E1339">
            <w:pPr>
              <w:jc w:val="center"/>
              <w:rPr>
                <w:rFonts w:ascii="Arial" w:hAnsi="Arial" w:cs="Arial"/>
                <w:b/>
                <w:sz w:val="19"/>
                <w:szCs w:val="19"/>
                <w:lang w:val="en-US"/>
              </w:rPr>
            </w:pPr>
            <w:r w:rsidRPr="00741A80">
              <w:rPr>
                <w:rFonts w:ascii="Arial" w:hAnsi="Arial" w:cs="Arial"/>
                <w:b/>
                <w:bCs/>
                <w:sz w:val="19"/>
                <w:szCs w:val="19"/>
                <w:lang w:val="en-US"/>
              </w:rPr>
              <w:t xml:space="preserve">Deployment, </w:t>
            </w:r>
            <w:r w:rsidR="007E1339">
              <w:rPr>
                <w:rFonts w:ascii="Arial" w:hAnsi="Arial" w:cs="Arial"/>
                <w:b/>
                <w:bCs/>
                <w:sz w:val="19"/>
                <w:szCs w:val="19"/>
                <w:lang w:val="en-US"/>
              </w:rPr>
              <w:br/>
            </w:r>
            <w:r w:rsidRPr="00741A80">
              <w:rPr>
                <w:rFonts w:ascii="Arial" w:hAnsi="Arial" w:cs="Arial"/>
                <w:b/>
                <w:bCs/>
                <w:sz w:val="19"/>
                <w:szCs w:val="19"/>
                <w:lang w:val="en-US"/>
              </w:rPr>
              <w:t>Schulung &amp;</w:t>
            </w:r>
            <w:r w:rsidRPr="00741A80">
              <w:rPr>
                <w:rFonts w:ascii="Arial" w:hAnsi="Arial" w:cs="Arial"/>
                <w:b/>
                <w:sz w:val="19"/>
                <w:szCs w:val="19"/>
                <w:lang w:val="en-US"/>
              </w:rPr>
              <w:t xml:space="preserve"> Launch</w:t>
            </w:r>
          </w:p>
          <w:p w14:paraId="130A71C9" w14:textId="20CFB313" w:rsidR="00913932" w:rsidRPr="00741A80" w:rsidRDefault="00913932" w:rsidP="007E1339">
            <w:pPr>
              <w:spacing w:afterLines="120" w:after="288"/>
              <w:jc w:val="center"/>
              <w:rPr>
                <w:rFonts w:ascii="Arial" w:hAnsi="Arial" w:cs="Arial"/>
                <w:sz w:val="19"/>
                <w:szCs w:val="19"/>
                <w:u w:val="single"/>
              </w:rPr>
            </w:pPr>
            <w:r w:rsidRPr="00741A80">
              <w:rPr>
                <w:rFonts w:ascii="Arial" w:hAnsi="Arial" w:cs="Arial"/>
                <w:sz w:val="19"/>
                <w:szCs w:val="19"/>
                <w:lang w:val="en-US"/>
              </w:rPr>
              <w:t xml:space="preserve">Juni </w:t>
            </w:r>
            <w:r w:rsidRPr="00741A80">
              <w:rPr>
                <w:rFonts w:ascii="Arial" w:hAnsi="Arial" w:cs="Arial"/>
                <w:bCs/>
                <w:sz w:val="19"/>
                <w:szCs w:val="19"/>
                <w:lang w:val="en-US"/>
              </w:rPr>
              <w:t>2027</w:t>
            </w:r>
          </w:p>
        </w:tc>
        <w:tc>
          <w:tcPr>
            <w:tcW w:w="5806" w:type="dxa"/>
            <w:shd w:val="clear" w:color="auto" w:fill="BDD7EE"/>
          </w:tcPr>
          <w:p w14:paraId="6E4821C1" w14:textId="77777777" w:rsidR="00913932" w:rsidRPr="00741A80" w:rsidRDefault="00913932" w:rsidP="00913932">
            <w:pPr>
              <w:rPr>
                <w:rFonts w:ascii="Arial" w:hAnsi="Arial" w:cs="Arial"/>
                <w:sz w:val="18"/>
                <w:szCs w:val="18"/>
              </w:rPr>
            </w:pPr>
            <w:r w:rsidRPr="00741A80">
              <w:rPr>
                <w:rFonts w:ascii="Arial" w:hAnsi="Arial" w:cs="Arial"/>
                <w:sz w:val="18"/>
                <w:szCs w:val="18"/>
              </w:rPr>
              <w:t>Einreichung in die Stores (App Store / Play Store); Präsenz-Schulungen für Mitarbeiterinnen und Mitarbeiter; Projektübergabe und Go-Live.</w:t>
            </w:r>
          </w:p>
          <w:p w14:paraId="12BBDAEE" w14:textId="77777777" w:rsidR="00DC30BF" w:rsidRPr="00741A80" w:rsidRDefault="00DC30BF" w:rsidP="004B0C1C">
            <w:pPr>
              <w:rPr>
                <w:rFonts w:ascii="Arial" w:hAnsi="Arial" w:cs="Arial"/>
                <w:sz w:val="18"/>
                <w:szCs w:val="18"/>
                <w:u w:val="single"/>
              </w:rPr>
            </w:pPr>
          </w:p>
        </w:tc>
      </w:tr>
    </w:tbl>
    <w:p w14:paraId="5D18C22F" w14:textId="77777777" w:rsidR="0034238C" w:rsidRPr="002016D8" w:rsidRDefault="0034238C">
      <w:pPr>
        <w:rPr>
          <w:rFonts w:ascii="Arial" w:hAnsi="Arial" w:cs="Arial"/>
        </w:rPr>
      </w:pPr>
    </w:p>
    <w:sectPr w:rsidR="0034238C" w:rsidRPr="002016D8">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stian Högg" w:date="2026-03-13T11:37:00Z" w:initials="BH">
    <w:p w14:paraId="2CBF98C9" w14:textId="77777777" w:rsidR="00857B3A" w:rsidRDefault="009376DF" w:rsidP="00857B3A">
      <w:pPr>
        <w:pStyle w:val="Kommentartext"/>
      </w:pPr>
      <w:r>
        <w:rPr>
          <w:rStyle w:val="Kommentarzeichen"/>
        </w:rPr>
        <w:annotationRef/>
      </w:r>
      <w:r w:rsidR="00857B3A">
        <w:t>Das könnte wirklich Überlegung wert sein. Inzwischen funktionieren erstaunlich gut, wie ich jetzt bei Recherchen nach einem telefonischen Austausch mit Jan Neubauer vom NS-Dok Köln erfahren (und getestet) habe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BF98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DBCD86" w16cex:dateUtc="2026-03-13T1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BF98C9" w16cid:durableId="44DBCD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2D378" w14:textId="77777777" w:rsidR="00B555CD" w:rsidRDefault="00B555CD" w:rsidP="00AB7240">
      <w:pPr>
        <w:spacing w:after="0" w:line="240" w:lineRule="auto"/>
      </w:pPr>
      <w:r>
        <w:separator/>
      </w:r>
    </w:p>
  </w:endnote>
  <w:endnote w:type="continuationSeparator" w:id="0">
    <w:p w14:paraId="64933B7C" w14:textId="77777777" w:rsidR="00B555CD" w:rsidRDefault="00B555CD" w:rsidP="00AB7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1354" w14:textId="77777777" w:rsidR="00AB7240" w:rsidRDefault="00AB724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45E87" w14:textId="079A5ABB" w:rsidR="00AB7240" w:rsidRPr="00AB7240" w:rsidRDefault="00AB7240" w:rsidP="00AB7240">
    <w:pPr>
      <w:pBdr>
        <w:top w:val="single" w:sz="4" w:space="0" w:color="C0C0C0"/>
      </w:pBdr>
      <w:tabs>
        <w:tab w:val="right" w:pos="9354"/>
      </w:tabs>
      <w:spacing w:before="80"/>
    </w:pPr>
    <w:r w:rsidRPr="00AB7240">
      <w:rPr>
        <w:rFonts w:ascii="Arial" w:eastAsia="Arial" w:hAnsi="Arial" w:cs="Arial"/>
        <w:sz w:val="16"/>
        <w:szCs w:val="16"/>
      </w:rPr>
      <w:t>Ausschreibung Multimediale Kartenapp – Gießen 2026</w:t>
    </w:r>
    <w:r w:rsidRPr="00AB7240">
      <w:rPr>
        <w:rFonts w:ascii="Arial" w:eastAsia="Arial" w:hAnsi="Arial" w:cs="Arial"/>
        <w:sz w:val="16"/>
        <w:szCs w:val="16"/>
      </w:rPr>
      <w:tab/>
      <w:t xml:space="preserve">Seite </w:t>
    </w:r>
    <w:r w:rsidRPr="00AB7240">
      <w:fldChar w:fldCharType="begin"/>
    </w:r>
    <w:r w:rsidRPr="00AB7240">
      <w:instrText>PAGE</w:instrText>
    </w:r>
    <w:r w:rsidRPr="00AB7240">
      <w:fldChar w:fldCharType="separate"/>
    </w:r>
    <w:r w:rsidRPr="00AB7240">
      <w:t>1</w:t>
    </w:r>
    <w:r w:rsidRPr="00AB7240">
      <w:fldChar w:fldCharType="end"/>
    </w:r>
    <w:r w:rsidRPr="00AB7240">
      <w:rPr>
        <w:rFonts w:ascii="Arial" w:eastAsia="Arial" w:hAnsi="Arial" w:cs="Arial"/>
        <w:sz w:val="16"/>
        <w:szCs w:val="16"/>
      </w:rPr>
      <w:t xml:space="preserve"> von </w:t>
    </w:r>
    <w:r w:rsidRPr="00AB7240">
      <w:fldChar w:fldCharType="begin"/>
    </w:r>
    <w:r w:rsidRPr="00AB7240">
      <w:instrText>NUMPAGES</w:instrText>
    </w:r>
    <w:r w:rsidRPr="00AB7240">
      <w:fldChar w:fldCharType="separate"/>
    </w:r>
    <w:r w:rsidRPr="00AB7240">
      <w:t>4</w:t>
    </w:r>
    <w:r w:rsidRPr="00AB724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3E97" w14:textId="77777777" w:rsidR="00AB7240" w:rsidRDefault="00AB724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CF4F0" w14:textId="77777777" w:rsidR="00B555CD" w:rsidRDefault="00B555CD" w:rsidP="00AB7240">
      <w:pPr>
        <w:spacing w:after="0" w:line="240" w:lineRule="auto"/>
      </w:pPr>
      <w:r>
        <w:separator/>
      </w:r>
    </w:p>
  </w:footnote>
  <w:footnote w:type="continuationSeparator" w:id="0">
    <w:p w14:paraId="28346684" w14:textId="77777777" w:rsidR="00B555CD" w:rsidRDefault="00B555CD" w:rsidP="00AB7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93C6" w14:textId="77777777" w:rsidR="00AB7240" w:rsidRDefault="00AB724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B0E8" w14:textId="77777777" w:rsidR="00AB7240" w:rsidRDefault="00AB724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B380" w14:textId="77777777" w:rsidR="00AB7240" w:rsidRDefault="00AB724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258"/>
    <w:multiLevelType w:val="hybridMultilevel"/>
    <w:tmpl w:val="6D329BE8"/>
    <w:lvl w:ilvl="0" w:tplc="0407000F">
      <w:start w:val="1"/>
      <w:numFmt w:val="decimal"/>
      <w:lvlText w:val="%1."/>
      <w:lvlJc w:val="left"/>
      <w:pPr>
        <w:ind w:left="1800" w:hanging="360"/>
      </w:p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 w15:restartNumberingAfterBreak="0">
    <w:nsid w:val="08085B0B"/>
    <w:multiLevelType w:val="hybridMultilevel"/>
    <w:tmpl w:val="FE7205CC"/>
    <w:lvl w:ilvl="0" w:tplc="DE5E7608">
      <w:start w:val="1"/>
      <w:numFmt w:val="bullet"/>
      <w:lvlText w:val=""/>
      <w:lvlJc w:val="left"/>
      <w:pPr>
        <w:ind w:left="1080" w:hanging="360"/>
      </w:pPr>
      <w:rPr>
        <w:rFonts w:ascii="Symbol" w:hAnsi="Symbol"/>
      </w:rPr>
    </w:lvl>
    <w:lvl w:ilvl="1" w:tplc="77F09940">
      <w:start w:val="1"/>
      <w:numFmt w:val="bullet"/>
      <w:lvlText w:val=""/>
      <w:lvlJc w:val="left"/>
      <w:pPr>
        <w:ind w:left="1080" w:hanging="360"/>
      </w:pPr>
      <w:rPr>
        <w:rFonts w:ascii="Symbol" w:hAnsi="Symbol"/>
      </w:rPr>
    </w:lvl>
    <w:lvl w:ilvl="2" w:tplc="CA20A438">
      <w:start w:val="1"/>
      <w:numFmt w:val="bullet"/>
      <w:lvlText w:val=""/>
      <w:lvlJc w:val="left"/>
      <w:pPr>
        <w:ind w:left="1080" w:hanging="360"/>
      </w:pPr>
      <w:rPr>
        <w:rFonts w:ascii="Symbol" w:hAnsi="Symbol"/>
      </w:rPr>
    </w:lvl>
    <w:lvl w:ilvl="3" w:tplc="8F94C6FA">
      <w:start w:val="1"/>
      <w:numFmt w:val="bullet"/>
      <w:lvlText w:val=""/>
      <w:lvlJc w:val="left"/>
      <w:pPr>
        <w:ind w:left="1080" w:hanging="360"/>
      </w:pPr>
      <w:rPr>
        <w:rFonts w:ascii="Symbol" w:hAnsi="Symbol"/>
      </w:rPr>
    </w:lvl>
    <w:lvl w:ilvl="4" w:tplc="EAC8AFFC">
      <w:start w:val="1"/>
      <w:numFmt w:val="bullet"/>
      <w:lvlText w:val=""/>
      <w:lvlJc w:val="left"/>
      <w:pPr>
        <w:ind w:left="1080" w:hanging="360"/>
      </w:pPr>
      <w:rPr>
        <w:rFonts w:ascii="Symbol" w:hAnsi="Symbol"/>
      </w:rPr>
    </w:lvl>
    <w:lvl w:ilvl="5" w:tplc="097071A0">
      <w:start w:val="1"/>
      <w:numFmt w:val="bullet"/>
      <w:lvlText w:val=""/>
      <w:lvlJc w:val="left"/>
      <w:pPr>
        <w:ind w:left="1080" w:hanging="360"/>
      </w:pPr>
      <w:rPr>
        <w:rFonts w:ascii="Symbol" w:hAnsi="Symbol"/>
      </w:rPr>
    </w:lvl>
    <w:lvl w:ilvl="6" w:tplc="776AA16C">
      <w:start w:val="1"/>
      <w:numFmt w:val="bullet"/>
      <w:lvlText w:val=""/>
      <w:lvlJc w:val="left"/>
      <w:pPr>
        <w:ind w:left="1080" w:hanging="360"/>
      </w:pPr>
      <w:rPr>
        <w:rFonts w:ascii="Symbol" w:hAnsi="Symbol"/>
      </w:rPr>
    </w:lvl>
    <w:lvl w:ilvl="7" w:tplc="2752F956">
      <w:start w:val="1"/>
      <w:numFmt w:val="bullet"/>
      <w:lvlText w:val=""/>
      <w:lvlJc w:val="left"/>
      <w:pPr>
        <w:ind w:left="1080" w:hanging="360"/>
      </w:pPr>
      <w:rPr>
        <w:rFonts w:ascii="Symbol" w:hAnsi="Symbol"/>
      </w:rPr>
    </w:lvl>
    <w:lvl w:ilvl="8" w:tplc="F2CC12CE">
      <w:start w:val="1"/>
      <w:numFmt w:val="bullet"/>
      <w:lvlText w:val=""/>
      <w:lvlJc w:val="left"/>
      <w:pPr>
        <w:ind w:left="1080" w:hanging="360"/>
      </w:pPr>
      <w:rPr>
        <w:rFonts w:ascii="Symbol" w:hAnsi="Symbol"/>
      </w:rPr>
    </w:lvl>
  </w:abstractNum>
  <w:abstractNum w:abstractNumId="2" w15:restartNumberingAfterBreak="0">
    <w:nsid w:val="0A824BA4"/>
    <w:multiLevelType w:val="hybridMultilevel"/>
    <w:tmpl w:val="3BAED016"/>
    <w:lvl w:ilvl="0" w:tplc="8C5C2AD2">
      <w:start w:val="1"/>
      <w:numFmt w:val="bullet"/>
      <w:lvlText w:val=""/>
      <w:lvlJc w:val="left"/>
      <w:pPr>
        <w:ind w:left="1080" w:hanging="360"/>
      </w:pPr>
      <w:rPr>
        <w:rFonts w:ascii="Symbol" w:hAnsi="Symbol"/>
      </w:rPr>
    </w:lvl>
    <w:lvl w:ilvl="1" w:tplc="16ECDFF8">
      <w:start w:val="1"/>
      <w:numFmt w:val="bullet"/>
      <w:lvlText w:val=""/>
      <w:lvlJc w:val="left"/>
      <w:pPr>
        <w:ind w:left="1080" w:hanging="360"/>
      </w:pPr>
      <w:rPr>
        <w:rFonts w:ascii="Symbol" w:hAnsi="Symbol"/>
      </w:rPr>
    </w:lvl>
    <w:lvl w:ilvl="2" w:tplc="D5FA6C04">
      <w:start w:val="1"/>
      <w:numFmt w:val="bullet"/>
      <w:lvlText w:val=""/>
      <w:lvlJc w:val="left"/>
      <w:pPr>
        <w:ind w:left="1080" w:hanging="360"/>
      </w:pPr>
      <w:rPr>
        <w:rFonts w:ascii="Symbol" w:hAnsi="Symbol"/>
      </w:rPr>
    </w:lvl>
    <w:lvl w:ilvl="3" w:tplc="658E8AD0">
      <w:start w:val="1"/>
      <w:numFmt w:val="bullet"/>
      <w:lvlText w:val=""/>
      <w:lvlJc w:val="left"/>
      <w:pPr>
        <w:ind w:left="1080" w:hanging="360"/>
      </w:pPr>
      <w:rPr>
        <w:rFonts w:ascii="Symbol" w:hAnsi="Symbol"/>
      </w:rPr>
    </w:lvl>
    <w:lvl w:ilvl="4" w:tplc="D6146260">
      <w:start w:val="1"/>
      <w:numFmt w:val="bullet"/>
      <w:lvlText w:val=""/>
      <w:lvlJc w:val="left"/>
      <w:pPr>
        <w:ind w:left="1080" w:hanging="360"/>
      </w:pPr>
      <w:rPr>
        <w:rFonts w:ascii="Symbol" w:hAnsi="Symbol"/>
      </w:rPr>
    </w:lvl>
    <w:lvl w:ilvl="5" w:tplc="99DAC37A">
      <w:start w:val="1"/>
      <w:numFmt w:val="bullet"/>
      <w:lvlText w:val=""/>
      <w:lvlJc w:val="left"/>
      <w:pPr>
        <w:ind w:left="1080" w:hanging="360"/>
      </w:pPr>
      <w:rPr>
        <w:rFonts w:ascii="Symbol" w:hAnsi="Symbol"/>
      </w:rPr>
    </w:lvl>
    <w:lvl w:ilvl="6" w:tplc="C6368F8E">
      <w:start w:val="1"/>
      <w:numFmt w:val="bullet"/>
      <w:lvlText w:val=""/>
      <w:lvlJc w:val="left"/>
      <w:pPr>
        <w:ind w:left="1080" w:hanging="360"/>
      </w:pPr>
      <w:rPr>
        <w:rFonts w:ascii="Symbol" w:hAnsi="Symbol"/>
      </w:rPr>
    </w:lvl>
    <w:lvl w:ilvl="7" w:tplc="ACB669E4">
      <w:start w:val="1"/>
      <w:numFmt w:val="bullet"/>
      <w:lvlText w:val=""/>
      <w:lvlJc w:val="left"/>
      <w:pPr>
        <w:ind w:left="1080" w:hanging="360"/>
      </w:pPr>
      <w:rPr>
        <w:rFonts w:ascii="Symbol" w:hAnsi="Symbol"/>
      </w:rPr>
    </w:lvl>
    <w:lvl w:ilvl="8" w:tplc="E4902E6A">
      <w:start w:val="1"/>
      <w:numFmt w:val="bullet"/>
      <w:lvlText w:val=""/>
      <w:lvlJc w:val="left"/>
      <w:pPr>
        <w:ind w:left="1080" w:hanging="360"/>
      </w:pPr>
      <w:rPr>
        <w:rFonts w:ascii="Symbol" w:hAnsi="Symbol"/>
      </w:rPr>
    </w:lvl>
  </w:abstractNum>
  <w:abstractNum w:abstractNumId="3" w15:restartNumberingAfterBreak="0">
    <w:nsid w:val="107D40ED"/>
    <w:multiLevelType w:val="hybridMultilevel"/>
    <w:tmpl w:val="2DFA3E1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E97C79"/>
    <w:multiLevelType w:val="multilevel"/>
    <w:tmpl w:val="E6D8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25C61"/>
    <w:multiLevelType w:val="hybridMultilevel"/>
    <w:tmpl w:val="653C23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BAC5D6B"/>
    <w:multiLevelType w:val="multilevel"/>
    <w:tmpl w:val="2FC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F1CE7"/>
    <w:multiLevelType w:val="multilevel"/>
    <w:tmpl w:val="1160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352C3"/>
    <w:multiLevelType w:val="hybridMultilevel"/>
    <w:tmpl w:val="7A50D9A6"/>
    <w:lvl w:ilvl="0" w:tplc="490E2806">
      <w:start w:val="1"/>
      <w:numFmt w:val="bullet"/>
      <w:lvlText w:val=""/>
      <w:lvlJc w:val="left"/>
      <w:pPr>
        <w:ind w:left="1080" w:hanging="360"/>
      </w:pPr>
      <w:rPr>
        <w:rFonts w:ascii="Symbol" w:hAnsi="Symbol"/>
      </w:rPr>
    </w:lvl>
    <w:lvl w:ilvl="1" w:tplc="BEDEE900">
      <w:start w:val="1"/>
      <w:numFmt w:val="bullet"/>
      <w:lvlText w:val=""/>
      <w:lvlJc w:val="left"/>
      <w:pPr>
        <w:ind w:left="1080" w:hanging="360"/>
      </w:pPr>
      <w:rPr>
        <w:rFonts w:ascii="Symbol" w:hAnsi="Symbol"/>
      </w:rPr>
    </w:lvl>
    <w:lvl w:ilvl="2" w:tplc="412ED558">
      <w:start w:val="1"/>
      <w:numFmt w:val="bullet"/>
      <w:lvlText w:val=""/>
      <w:lvlJc w:val="left"/>
      <w:pPr>
        <w:ind w:left="1080" w:hanging="360"/>
      </w:pPr>
      <w:rPr>
        <w:rFonts w:ascii="Symbol" w:hAnsi="Symbol"/>
      </w:rPr>
    </w:lvl>
    <w:lvl w:ilvl="3" w:tplc="37BEC25C">
      <w:start w:val="1"/>
      <w:numFmt w:val="bullet"/>
      <w:lvlText w:val=""/>
      <w:lvlJc w:val="left"/>
      <w:pPr>
        <w:ind w:left="1080" w:hanging="360"/>
      </w:pPr>
      <w:rPr>
        <w:rFonts w:ascii="Symbol" w:hAnsi="Symbol"/>
      </w:rPr>
    </w:lvl>
    <w:lvl w:ilvl="4" w:tplc="BDA86F4C">
      <w:start w:val="1"/>
      <w:numFmt w:val="bullet"/>
      <w:lvlText w:val=""/>
      <w:lvlJc w:val="left"/>
      <w:pPr>
        <w:ind w:left="1080" w:hanging="360"/>
      </w:pPr>
      <w:rPr>
        <w:rFonts w:ascii="Symbol" w:hAnsi="Symbol"/>
      </w:rPr>
    </w:lvl>
    <w:lvl w:ilvl="5" w:tplc="2E10A514">
      <w:start w:val="1"/>
      <w:numFmt w:val="bullet"/>
      <w:lvlText w:val=""/>
      <w:lvlJc w:val="left"/>
      <w:pPr>
        <w:ind w:left="1080" w:hanging="360"/>
      </w:pPr>
      <w:rPr>
        <w:rFonts w:ascii="Symbol" w:hAnsi="Symbol"/>
      </w:rPr>
    </w:lvl>
    <w:lvl w:ilvl="6" w:tplc="93021F6E">
      <w:start w:val="1"/>
      <w:numFmt w:val="bullet"/>
      <w:lvlText w:val=""/>
      <w:lvlJc w:val="left"/>
      <w:pPr>
        <w:ind w:left="1080" w:hanging="360"/>
      </w:pPr>
      <w:rPr>
        <w:rFonts w:ascii="Symbol" w:hAnsi="Symbol"/>
      </w:rPr>
    </w:lvl>
    <w:lvl w:ilvl="7" w:tplc="48C41786">
      <w:start w:val="1"/>
      <w:numFmt w:val="bullet"/>
      <w:lvlText w:val=""/>
      <w:lvlJc w:val="left"/>
      <w:pPr>
        <w:ind w:left="1080" w:hanging="360"/>
      </w:pPr>
      <w:rPr>
        <w:rFonts w:ascii="Symbol" w:hAnsi="Symbol"/>
      </w:rPr>
    </w:lvl>
    <w:lvl w:ilvl="8" w:tplc="C40A543A">
      <w:start w:val="1"/>
      <w:numFmt w:val="bullet"/>
      <w:lvlText w:val=""/>
      <w:lvlJc w:val="left"/>
      <w:pPr>
        <w:ind w:left="1080" w:hanging="360"/>
      </w:pPr>
      <w:rPr>
        <w:rFonts w:ascii="Symbol" w:hAnsi="Symbol"/>
      </w:rPr>
    </w:lvl>
  </w:abstractNum>
  <w:abstractNum w:abstractNumId="9" w15:restartNumberingAfterBreak="0">
    <w:nsid w:val="2C8C3E48"/>
    <w:multiLevelType w:val="hybridMultilevel"/>
    <w:tmpl w:val="403C9C4A"/>
    <w:lvl w:ilvl="0" w:tplc="4D30A940">
      <w:start w:val="1"/>
      <w:numFmt w:val="bullet"/>
      <w:lvlText w:val=""/>
      <w:lvlJc w:val="left"/>
      <w:pPr>
        <w:ind w:left="1080" w:hanging="360"/>
      </w:pPr>
      <w:rPr>
        <w:rFonts w:ascii="Symbol" w:hAnsi="Symbol"/>
      </w:rPr>
    </w:lvl>
    <w:lvl w:ilvl="1" w:tplc="7B34D728">
      <w:start w:val="1"/>
      <w:numFmt w:val="bullet"/>
      <w:lvlText w:val=""/>
      <w:lvlJc w:val="left"/>
      <w:pPr>
        <w:ind w:left="1080" w:hanging="360"/>
      </w:pPr>
      <w:rPr>
        <w:rFonts w:ascii="Symbol" w:hAnsi="Symbol"/>
      </w:rPr>
    </w:lvl>
    <w:lvl w:ilvl="2" w:tplc="B55043A2">
      <w:start w:val="1"/>
      <w:numFmt w:val="bullet"/>
      <w:lvlText w:val=""/>
      <w:lvlJc w:val="left"/>
      <w:pPr>
        <w:ind w:left="1080" w:hanging="360"/>
      </w:pPr>
      <w:rPr>
        <w:rFonts w:ascii="Symbol" w:hAnsi="Symbol"/>
      </w:rPr>
    </w:lvl>
    <w:lvl w:ilvl="3" w:tplc="3392BBDE">
      <w:start w:val="1"/>
      <w:numFmt w:val="bullet"/>
      <w:lvlText w:val=""/>
      <w:lvlJc w:val="left"/>
      <w:pPr>
        <w:ind w:left="1080" w:hanging="360"/>
      </w:pPr>
      <w:rPr>
        <w:rFonts w:ascii="Symbol" w:hAnsi="Symbol"/>
      </w:rPr>
    </w:lvl>
    <w:lvl w:ilvl="4" w:tplc="ABE87664">
      <w:start w:val="1"/>
      <w:numFmt w:val="bullet"/>
      <w:lvlText w:val=""/>
      <w:lvlJc w:val="left"/>
      <w:pPr>
        <w:ind w:left="1080" w:hanging="360"/>
      </w:pPr>
      <w:rPr>
        <w:rFonts w:ascii="Symbol" w:hAnsi="Symbol"/>
      </w:rPr>
    </w:lvl>
    <w:lvl w:ilvl="5" w:tplc="56CA1DA8">
      <w:start w:val="1"/>
      <w:numFmt w:val="bullet"/>
      <w:lvlText w:val=""/>
      <w:lvlJc w:val="left"/>
      <w:pPr>
        <w:ind w:left="1080" w:hanging="360"/>
      </w:pPr>
      <w:rPr>
        <w:rFonts w:ascii="Symbol" w:hAnsi="Symbol"/>
      </w:rPr>
    </w:lvl>
    <w:lvl w:ilvl="6" w:tplc="32C28A86">
      <w:start w:val="1"/>
      <w:numFmt w:val="bullet"/>
      <w:lvlText w:val=""/>
      <w:lvlJc w:val="left"/>
      <w:pPr>
        <w:ind w:left="1080" w:hanging="360"/>
      </w:pPr>
      <w:rPr>
        <w:rFonts w:ascii="Symbol" w:hAnsi="Symbol"/>
      </w:rPr>
    </w:lvl>
    <w:lvl w:ilvl="7" w:tplc="A298223E">
      <w:start w:val="1"/>
      <w:numFmt w:val="bullet"/>
      <w:lvlText w:val=""/>
      <w:lvlJc w:val="left"/>
      <w:pPr>
        <w:ind w:left="1080" w:hanging="360"/>
      </w:pPr>
      <w:rPr>
        <w:rFonts w:ascii="Symbol" w:hAnsi="Symbol"/>
      </w:rPr>
    </w:lvl>
    <w:lvl w:ilvl="8" w:tplc="0C3CC5BA">
      <w:start w:val="1"/>
      <w:numFmt w:val="bullet"/>
      <w:lvlText w:val=""/>
      <w:lvlJc w:val="left"/>
      <w:pPr>
        <w:ind w:left="1080" w:hanging="360"/>
      </w:pPr>
      <w:rPr>
        <w:rFonts w:ascii="Symbol" w:hAnsi="Symbol"/>
      </w:rPr>
    </w:lvl>
  </w:abstractNum>
  <w:abstractNum w:abstractNumId="10" w15:restartNumberingAfterBreak="0">
    <w:nsid w:val="2ED4411E"/>
    <w:multiLevelType w:val="multilevel"/>
    <w:tmpl w:val="755A76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A0610"/>
    <w:multiLevelType w:val="multilevel"/>
    <w:tmpl w:val="855EE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F05E3"/>
    <w:multiLevelType w:val="multilevel"/>
    <w:tmpl w:val="0360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518D2"/>
    <w:multiLevelType w:val="hybridMultilevel"/>
    <w:tmpl w:val="8FF2B5B0"/>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8F0D18"/>
    <w:multiLevelType w:val="multilevel"/>
    <w:tmpl w:val="E1A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7736D"/>
    <w:multiLevelType w:val="hybridMultilevel"/>
    <w:tmpl w:val="7BC4938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E1124AF"/>
    <w:multiLevelType w:val="multilevel"/>
    <w:tmpl w:val="F7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A38A3"/>
    <w:multiLevelType w:val="hybridMultilevel"/>
    <w:tmpl w:val="F9247AEC"/>
    <w:lvl w:ilvl="0" w:tplc="346EE83A">
      <w:start w:val="1"/>
      <w:numFmt w:val="bullet"/>
      <w:lvlText w:val="–"/>
      <w:lvlJc w:val="left"/>
      <w:pPr>
        <w:ind w:left="560" w:hanging="280"/>
      </w:pPr>
      <w:rPr>
        <w:rFonts w:ascii="Arial" w:eastAsia="Arial" w:hAnsi="Arial" w:cs="Arial"/>
        <w:color w:val="4A4A4A"/>
        <w:sz w:val="20"/>
        <w:szCs w:val="20"/>
      </w:rPr>
    </w:lvl>
    <w:lvl w:ilvl="1" w:tplc="8F3096C4">
      <w:numFmt w:val="decimal"/>
      <w:lvlText w:val=""/>
      <w:lvlJc w:val="left"/>
    </w:lvl>
    <w:lvl w:ilvl="2" w:tplc="885A9050">
      <w:numFmt w:val="decimal"/>
      <w:lvlText w:val=""/>
      <w:lvlJc w:val="left"/>
    </w:lvl>
    <w:lvl w:ilvl="3" w:tplc="CE86938C">
      <w:numFmt w:val="decimal"/>
      <w:lvlText w:val=""/>
      <w:lvlJc w:val="left"/>
    </w:lvl>
    <w:lvl w:ilvl="4" w:tplc="CE10D3B0">
      <w:numFmt w:val="decimal"/>
      <w:lvlText w:val=""/>
      <w:lvlJc w:val="left"/>
    </w:lvl>
    <w:lvl w:ilvl="5" w:tplc="9E860448">
      <w:numFmt w:val="decimal"/>
      <w:lvlText w:val=""/>
      <w:lvlJc w:val="left"/>
    </w:lvl>
    <w:lvl w:ilvl="6" w:tplc="B88666FE">
      <w:numFmt w:val="decimal"/>
      <w:lvlText w:val=""/>
      <w:lvlJc w:val="left"/>
    </w:lvl>
    <w:lvl w:ilvl="7" w:tplc="B0EA8070">
      <w:numFmt w:val="decimal"/>
      <w:lvlText w:val=""/>
      <w:lvlJc w:val="left"/>
    </w:lvl>
    <w:lvl w:ilvl="8" w:tplc="BC102E4A">
      <w:numFmt w:val="decimal"/>
      <w:lvlText w:val=""/>
      <w:lvlJc w:val="left"/>
    </w:lvl>
  </w:abstractNum>
  <w:abstractNum w:abstractNumId="18" w15:restartNumberingAfterBreak="0">
    <w:nsid w:val="65094DBC"/>
    <w:multiLevelType w:val="multilevel"/>
    <w:tmpl w:val="F9F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E0005"/>
    <w:multiLevelType w:val="multilevel"/>
    <w:tmpl w:val="D93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33477"/>
    <w:multiLevelType w:val="hybridMultilevel"/>
    <w:tmpl w:val="25D84CB8"/>
    <w:lvl w:ilvl="0" w:tplc="1D34BD34">
      <w:start w:val="3"/>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75D3A96"/>
    <w:multiLevelType w:val="multilevel"/>
    <w:tmpl w:val="8326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F5B30"/>
    <w:multiLevelType w:val="hybridMultilevel"/>
    <w:tmpl w:val="02F4C672"/>
    <w:lvl w:ilvl="0" w:tplc="98AA4912">
      <w:start w:val="1"/>
      <w:numFmt w:val="bullet"/>
      <w:lvlText w:val=""/>
      <w:lvlJc w:val="left"/>
      <w:pPr>
        <w:ind w:left="1080" w:hanging="360"/>
      </w:pPr>
      <w:rPr>
        <w:rFonts w:ascii="Symbol" w:hAnsi="Symbol"/>
      </w:rPr>
    </w:lvl>
    <w:lvl w:ilvl="1" w:tplc="ACD62DD2">
      <w:start w:val="1"/>
      <w:numFmt w:val="bullet"/>
      <w:lvlText w:val=""/>
      <w:lvlJc w:val="left"/>
      <w:pPr>
        <w:ind w:left="1080" w:hanging="360"/>
      </w:pPr>
      <w:rPr>
        <w:rFonts w:ascii="Symbol" w:hAnsi="Symbol"/>
      </w:rPr>
    </w:lvl>
    <w:lvl w:ilvl="2" w:tplc="563A8238">
      <w:start w:val="1"/>
      <w:numFmt w:val="bullet"/>
      <w:lvlText w:val=""/>
      <w:lvlJc w:val="left"/>
      <w:pPr>
        <w:ind w:left="1080" w:hanging="360"/>
      </w:pPr>
      <w:rPr>
        <w:rFonts w:ascii="Symbol" w:hAnsi="Symbol"/>
      </w:rPr>
    </w:lvl>
    <w:lvl w:ilvl="3" w:tplc="0478B35E">
      <w:start w:val="1"/>
      <w:numFmt w:val="bullet"/>
      <w:lvlText w:val=""/>
      <w:lvlJc w:val="left"/>
      <w:pPr>
        <w:ind w:left="1080" w:hanging="360"/>
      </w:pPr>
      <w:rPr>
        <w:rFonts w:ascii="Symbol" w:hAnsi="Symbol"/>
      </w:rPr>
    </w:lvl>
    <w:lvl w:ilvl="4" w:tplc="C552882C">
      <w:start w:val="1"/>
      <w:numFmt w:val="bullet"/>
      <w:lvlText w:val=""/>
      <w:lvlJc w:val="left"/>
      <w:pPr>
        <w:ind w:left="1080" w:hanging="360"/>
      </w:pPr>
      <w:rPr>
        <w:rFonts w:ascii="Symbol" w:hAnsi="Symbol"/>
      </w:rPr>
    </w:lvl>
    <w:lvl w:ilvl="5" w:tplc="A078A5F0">
      <w:start w:val="1"/>
      <w:numFmt w:val="bullet"/>
      <w:lvlText w:val=""/>
      <w:lvlJc w:val="left"/>
      <w:pPr>
        <w:ind w:left="1080" w:hanging="360"/>
      </w:pPr>
      <w:rPr>
        <w:rFonts w:ascii="Symbol" w:hAnsi="Symbol"/>
      </w:rPr>
    </w:lvl>
    <w:lvl w:ilvl="6" w:tplc="850CA19C">
      <w:start w:val="1"/>
      <w:numFmt w:val="bullet"/>
      <w:lvlText w:val=""/>
      <w:lvlJc w:val="left"/>
      <w:pPr>
        <w:ind w:left="1080" w:hanging="360"/>
      </w:pPr>
      <w:rPr>
        <w:rFonts w:ascii="Symbol" w:hAnsi="Symbol"/>
      </w:rPr>
    </w:lvl>
    <w:lvl w:ilvl="7" w:tplc="6746433A">
      <w:start w:val="1"/>
      <w:numFmt w:val="bullet"/>
      <w:lvlText w:val=""/>
      <w:lvlJc w:val="left"/>
      <w:pPr>
        <w:ind w:left="1080" w:hanging="360"/>
      </w:pPr>
      <w:rPr>
        <w:rFonts w:ascii="Symbol" w:hAnsi="Symbol"/>
      </w:rPr>
    </w:lvl>
    <w:lvl w:ilvl="8" w:tplc="58FAD59E">
      <w:start w:val="1"/>
      <w:numFmt w:val="bullet"/>
      <w:lvlText w:val=""/>
      <w:lvlJc w:val="left"/>
      <w:pPr>
        <w:ind w:left="1080" w:hanging="360"/>
      </w:pPr>
      <w:rPr>
        <w:rFonts w:ascii="Symbol" w:hAnsi="Symbol"/>
      </w:rPr>
    </w:lvl>
  </w:abstractNum>
  <w:abstractNum w:abstractNumId="23" w15:restartNumberingAfterBreak="0">
    <w:nsid w:val="6F141AD0"/>
    <w:multiLevelType w:val="multilevel"/>
    <w:tmpl w:val="C5C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81245"/>
    <w:multiLevelType w:val="hybridMultilevel"/>
    <w:tmpl w:val="4EA803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2661257"/>
    <w:multiLevelType w:val="multilevel"/>
    <w:tmpl w:val="A5E242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208160">
    <w:abstractNumId w:val="21"/>
  </w:num>
  <w:num w:numId="2" w16cid:durableId="1597858760">
    <w:abstractNumId w:val="19"/>
  </w:num>
  <w:num w:numId="3" w16cid:durableId="49037536">
    <w:abstractNumId w:val="11"/>
  </w:num>
  <w:num w:numId="4" w16cid:durableId="422773117">
    <w:abstractNumId w:val="16"/>
  </w:num>
  <w:num w:numId="5" w16cid:durableId="1743525345">
    <w:abstractNumId w:val="8"/>
  </w:num>
  <w:num w:numId="6" w16cid:durableId="1460999303">
    <w:abstractNumId w:val="22"/>
  </w:num>
  <w:num w:numId="7" w16cid:durableId="188103403">
    <w:abstractNumId w:val="9"/>
  </w:num>
  <w:num w:numId="8" w16cid:durableId="320738052">
    <w:abstractNumId w:val="2"/>
  </w:num>
  <w:num w:numId="9" w16cid:durableId="1553613796">
    <w:abstractNumId w:val="1"/>
  </w:num>
  <w:num w:numId="10" w16cid:durableId="1069307312">
    <w:abstractNumId w:val="20"/>
  </w:num>
  <w:num w:numId="11" w16cid:durableId="177427784">
    <w:abstractNumId w:val="7"/>
  </w:num>
  <w:num w:numId="12" w16cid:durableId="970670071">
    <w:abstractNumId w:val="23"/>
  </w:num>
  <w:num w:numId="13" w16cid:durableId="336227804">
    <w:abstractNumId w:val="12"/>
  </w:num>
  <w:num w:numId="14" w16cid:durableId="1958443304">
    <w:abstractNumId w:val="18"/>
  </w:num>
  <w:num w:numId="15" w16cid:durableId="397751666">
    <w:abstractNumId w:val="14"/>
  </w:num>
  <w:num w:numId="16" w16cid:durableId="2135364193">
    <w:abstractNumId w:val="4"/>
  </w:num>
  <w:num w:numId="17" w16cid:durableId="2129228320">
    <w:abstractNumId w:val="17"/>
    <w:lvlOverride w:ilvl="0">
      <w:startOverride w:val="1"/>
    </w:lvlOverride>
  </w:num>
  <w:num w:numId="18" w16cid:durableId="1217861462">
    <w:abstractNumId w:val="10"/>
  </w:num>
  <w:num w:numId="19" w16cid:durableId="50858194">
    <w:abstractNumId w:val="25"/>
  </w:num>
  <w:num w:numId="20" w16cid:durableId="1166895753">
    <w:abstractNumId w:val="6"/>
  </w:num>
  <w:num w:numId="21" w16cid:durableId="1611546307">
    <w:abstractNumId w:val="24"/>
  </w:num>
  <w:num w:numId="22" w16cid:durableId="1441414106">
    <w:abstractNumId w:val="13"/>
  </w:num>
  <w:num w:numId="23" w16cid:durableId="1497528851">
    <w:abstractNumId w:val="3"/>
  </w:num>
  <w:num w:numId="24" w16cid:durableId="1279989240">
    <w:abstractNumId w:val="0"/>
  </w:num>
  <w:num w:numId="25" w16cid:durableId="1178883962">
    <w:abstractNumId w:val="5"/>
  </w:num>
  <w:num w:numId="26" w16cid:durableId="155415238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stian Högg">
    <w15:presenceInfo w15:providerId="AD" w15:userId="S::bastian.hoegg@nal-giessen.de::cac6d192-85b5-44b4-8dbd-f1fbcb0699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E80"/>
    <w:rsid w:val="00000DC0"/>
    <w:rsid w:val="00006384"/>
    <w:rsid w:val="00013E50"/>
    <w:rsid w:val="000146D7"/>
    <w:rsid w:val="00022C11"/>
    <w:rsid w:val="000265BB"/>
    <w:rsid w:val="00032D33"/>
    <w:rsid w:val="00033F6E"/>
    <w:rsid w:val="00037AC0"/>
    <w:rsid w:val="00041ACD"/>
    <w:rsid w:val="00045ED4"/>
    <w:rsid w:val="00047ED5"/>
    <w:rsid w:val="000530A8"/>
    <w:rsid w:val="00066390"/>
    <w:rsid w:val="000A3E23"/>
    <w:rsid w:val="000A6428"/>
    <w:rsid w:val="000B6D73"/>
    <w:rsid w:val="000C3E83"/>
    <w:rsid w:val="000D0AE9"/>
    <w:rsid w:val="000D562A"/>
    <w:rsid w:val="000D7E73"/>
    <w:rsid w:val="000E4BD8"/>
    <w:rsid w:val="000E61EC"/>
    <w:rsid w:val="000E70C5"/>
    <w:rsid w:val="000F2D40"/>
    <w:rsid w:val="0011054C"/>
    <w:rsid w:val="001143F5"/>
    <w:rsid w:val="0011588A"/>
    <w:rsid w:val="00132577"/>
    <w:rsid w:val="00140AB1"/>
    <w:rsid w:val="00142573"/>
    <w:rsid w:val="00147D51"/>
    <w:rsid w:val="00154482"/>
    <w:rsid w:val="00162651"/>
    <w:rsid w:val="001633BA"/>
    <w:rsid w:val="001652D2"/>
    <w:rsid w:val="00171CDB"/>
    <w:rsid w:val="00176028"/>
    <w:rsid w:val="001803EF"/>
    <w:rsid w:val="001830C2"/>
    <w:rsid w:val="001835B7"/>
    <w:rsid w:val="001A022E"/>
    <w:rsid w:val="001A6343"/>
    <w:rsid w:val="001C46C3"/>
    <w:rsid w:val="001E2C12"/>
    <w:rsid w:val="001E2D28"/>
    <w:rsid w:val="002016D8"/>
    <w:rsid w:val="002075AD"/>
    <w:rsid w:val="0021511E"/>
    <w:rsid w:val="00245063"/>
    <w:rsid w:val="002524A7"/>
    <w:rsid w:val="00253885"/>
    <w:rsid w:val="00263EB3"/>
    <w:rsid w:val="002760A4"/>
    <w:rsid w:val="002822E5"/>
    <w:rsid w:val="00285C7C"/>
    <w:rsid w:val="0029010B"/>
    <w:rsid w:val="002962D6"/>
    <w:rsid w:val="002A2690"/>
    <w:rsid w:val="002D296A"/>
    <w:rsid w:val="002E53BE"/>
    <w:rsid w:val="002E64F4"/>
    <w:rsid w:val="002F0BF7"/>
    <w:rsid w:val="002F172A"/>
    <w:rsid w:val="002F4688"/>
    <w:rsid w:val="002F577D"/>
    <w:rsid w:val="002F596D"/>
    <w:rsid w:val="002F667C"/>
    <w:rsid w:val="00301EBE"/>
    <w:rsid w:val="00303653"/>
    <w:rsid w:val="00304A16"/>
    <w:rsid w:val="00323EB3"/>
    <w:rsid w:val="00340540"/>
    <w:rsid w:val="0034238C"/>
    <w:rsid w:val="00347697"/>
    <w:rsid w:val="00360CD2"/>
    <w:rsid w:val="00377B13"/>
    <w:rsid w:val="00377F34"/>
    <w:rsid w:val="00390213"/>
    <w:rsid w:val="003924B7"/>
    <w:rsid w:val="003B1C7F"/>
    <w:rsid w:val="003B73CA"/>
    <w:rsid w:val="003C12E7"/>
    <w:rsid w:val="003D4725"/>
    <w:rsid w:val="003D5395"/>
    <w:rsid w:val="003E05BD"/>
    <w:rsid w:val="003E122B"/>
    <w:rsid w:val="003F4017"/>
    <w:rsid w:val="00403C1D"/>
    <w:rsid w:val="00421BEF"/>
    <w:rsid w:val="00424D0D"/>
    <w:rsid w:val="00434931"/>
    <w:rsid w:val="0044779C"/>
    <w:rsid w:val="00463766"/>
    <w:rsid w:val="004638D9"/>
    <w:rsid w:val="00463F8A"/>
    <w:rsid w:val="00464DFA"/>
    <w:rsid w:val="00466176"/>
    <w:rsid w:val="00491C24"/>
    <w:rsid w:val="004A7A27"/>
    <w:rsid w:val="004B0C1C"/>
    <w:rsid w:val="004B1A7D"/>
    <w:rsid w:val="004C0EAF"/>
    <w:rsid w:val="004D5EDA"/>
    <w:rsid w:val="004E59A5"/>
    <w:rsid w:val="004F4081"/>
    <w:rsid w:val="004F4F92"/>
    <w:rsid w:val="00500B60"/>
    <w:rsid w:val="005053D7"/>
    <w:rsid w:val="005105D8"/>
    <w:rsid w:val="00520E56"/>
    <w:rsid w:val="00522EF0"/>
    <w:rsid w:val="0052392C"/>
    <w:rsid w:val="00526A45"/>
    <w:rsid w:val="0053640B"/>
    <w:rsid w:val="00556B19"/>
    <w:rsid w:val="005625B1"/>
    <w:rsid w:val="005702EB"/>
    <w:rsid w:val="00586866"/>
    <w:rsid w:val="00586D4F"/>
    <w:rsid w:val="005A1A36"/>
    <w:rsid w:val="005A3BFF"/>
    <w:rsid w:val="005C71FC"/>
    <w:rsid w:val="005E0435"/>
    <w:rsid w:val="005E2EF8"/>
    <w:rsid w:val="005F1C89"/>
    <w:rsid w:val="005F468A"/>
    <w:rsid w:val="00600FA3"/>
    <w:rsid w:val="006024CB"/>
    <w:rsid w:val="006027A5"/>
    <w:rsid w:val="00616150"/>
    <w:rsid w:val="00621111"/>
    <w:rsid w:val="00634366"/>
    <w:rsid w:val="00676781"/>
    <w:rsid w:val="00677B70"/>
    <w:rsid w:val="006848BC"/>
    <w:rsid w:val="00685F9D"/>
    <w:rsid w:val="006862E2"/>
    <w:rsid w:val="00690ED6"/>
    <w:rsid w:val="006A12C1"/>
    <w:rsid w:val="006A2F45"/>
    <w:rsid w:val="006C0145"/>
    <w:rsid w:val="006C53A4"/>
    <w:rsid w:val="006C5558"/>
    <w:rsid w:val="006C7F19"/>
    <w:rsid w:val="006D2CAD"/>
    <w:rsid w:val="006E60DC"/>
    <w:rsid w:val="00700153"/>
    <w:rsid w:val="00702758"/>
    <w:rsid w:val="00703644"/>
    <w:rsid w:val="00706FD3"/>
    <w:rsid w:val="0071440D"/>
    <w:rsid w:val="00715EF5"/>
    <w:rsid w:val="00726168"/>
    <w:rsid w:val="00726586"/>
    <w:rsid w:val="0073154A"/>
    <w:rsid w:val="00732551"/>
    <w:rsid w:val="00741A80"/>
    <w:rsid w:val="00765AF7"/>
    <w:rsid w:val="007673F7"/>
    <w:rsid w:val="00783421"/>
    <w:rsid w:val="00784FBF"/>
    <w:rsid w:val="007A5804"/>
    <w:rsid w:val="007C1B91"/>
    <w:rsid w:val="007E1339"/>
    <w:rsid w:val="00800F0E"/>
    <w:rsid w:val="00814D8B"/>
    <w:rsid w:val="0083378A"/>
    <w:rsid w:val="00857B3A"/>
    <w:rsid w:val="00866386"/>
    <w:rsid w:val="008957DE"/>
    <w:rsid w:val="008A1C2A"/>
    <w:rsid w:val="008B3CE6"/>
    <w:rsid w:val="008B6D0C"/>
    <w:rsid w:val="008D7889"/>
    <w:rsid w:val="008E26E9"/>
    <w:rsid w:val="00901C7A"/>
    <w:rsid w:val="00902253"/>
    <w:rsid w:val="00907686"/>
    <w:rsid w:val="00907FEE"/>
    <w:rsid w:val="00913932"/>
    <w:rsid w:val="00915008"/>
    <w:rsid w:val="00922C98"/>
    <w:rsid w:val="009376DF"/>
    <w:rsid w:val="00943B92"/>
    <w:rsid w:val="00946BFF"/>
    <w:rsid w:val="0095208E"/>
    <w:rsid w:val="00970E8E"/>
    <w:rsid w:val="00977E80"/>
    <w:rsid w:val="009A07DB"/>
    <w:rsid w:val="009D61F9"/>
    <w:rsid w:val="009F4195"/>
    <w:rsid w:val="00A019D7"/>
    <w:rsid w:val="00A03C50"/>
    <w:rsid w:val="00A1298B"/>
    <w:rsid w:val="00A17103"/>
    <w:rsid w:val="00A17507"/>
    <w:rsid w:val="00A32C46"/>
    <w:rsid w:val="00A61735"/>
    <w:rsid w:val="00A64150"/>
    <w:rsid w:val="00A70396"/>
    <w:rsid w:val="00A82E44"/>
    <w:rsid w:val="00A8680D"/>
    <w:rsid w:val="00A954F3"/>
    <w:rsid w:val="00AA6A3C"/>
    <w:rsid w:val="00AB2A8E"/>
    <w:rsid w:val="00AB50FC"/>
    <w:rsid w:val="00AB7240"/>
    <w:rsid w:val="00AC0BD5"/>
    <w:rsid w:val="00AE0621"/>
    <w:rsid w:val="00AE1523"/>
    <w:rsid w:val="00AE5408"/>
    <w:rsid w:val="00AE5747"/>
    <w:rsid w:val="00AF2842"/>
    <w:rsid w:val="00B05E3C"/>
    <w:rsid w:val="00B13ADA"/>
    <w:rsid w:val="00B27B11"/>
    <w:rsid w:val="00B3180C"/>
    <w:rsid w:val="00B43B7F"/>
    <w:rsid w:val="00B46CCE"/>
    <w:rsid w:val="00B555CD"/>
    <w:rsid w:val="00B563A3"/>
    <w:rsid w:val="00B645B8"/>
    <w:rsid w:val="00BA2A65"/>
    <w:rsid w:val="00BC286B"/>
    <w:rsid w:val="00BC2879"/>
    <w:rsid w:val="00BC3130"/>
    <w:rsid w:val="00BD3946"/>
    <w:rsid w:val="00BF3D7C"/>
    <w:rsid w:val="00C10E28"/>
    <w:rsid w:val="00C2014F"/>
    <w:rsid w:val="00C215CA"/>
    <w:rsid w:val="00C24733"/>
    <w:rsid w:val="00C30560"/>
    <w:rsid w:val="00C52CD9"/>
    <w:rsid w:val="00C576A8"/>
    <w:rsid w:val="00C606DB"/>
    <w:rsid w:val="00C65C4B"/>
    <w:rsid w:val="00C6664B"/>
    <w:rsid w:val="00C72CEC"/>
    <w:rsid w:val="00C73A9D"/>
    <w:rsid w:val="00C82C09"/>
    <w:rsid w:val="00C939B4"/>
    <w:rsid w:val="00C95987"/>
    <w:rsid w:val="00C9762A"/>
    <w:rsid w:val="00CD5563"/>
    <w:rsid w:val="00CE6E8D"/>
    <w:rsid w:val="00CF17C7"/>
    <w:rsid w:val="00CF2AB8"/>
    <w:rsid w:val="00D004A9"/>
    <w:rsid w:val="00D10309"/>
    <w:rsid w:val="00D26F17"/>
    <w:rsid w:val="00D31F96"/>
    <w:rsid w:val="00D42332"/>
    <w:rsid w:val="00D65C57"/>
    <w:rsid w:val="00D87B27"/>
    <w:rsid w:val="00D95894"/>
    <w:rsid w:val="00DA386E"/>
    <w:rsid w:val="00DC30BF"/>
    <w:rsid w:val="00DC6FFA"/>
    <w:rsid w:val="00DC787A"/>
    <w:rsid w:val="00DD6E03"/>
    <w:rsid w:val="00DD77A1"/>
    <w:rsid w:val="00DF3D2A"/>
    <w:rsid w:val="00E00D8B"/>
    <w:rsid w:val="00E03124"/>
    <w:rsid w:val="00E07100"/>
    <w:rsid w:val="00E164DA"/>
    <w:rsid w:val="00E2474C"/>
    <w:rsid w:val="00E66FCD"/>
    <w:rsid w:val="00E71304"/>
    <w:rsid w:val="00E717A0"/>
    <w:rsid w:val="00E71C05"/>
    <w:rsid w:val="00E75410"/>
    <w:rsid w:val="00E83266"/>
    <w:rsid w:val="00E874F7"/>
    <w:rsid w:val="00E913DB"/>
    <w:rsid w:val="00E9348E"/>
    <w:rsid w:val="00E96833"/>
    <w:rsid w:val="00EA1EC6"/>
    <w:rsid w:val="00EB1B11"/>
    <w:rsid w:val="00EB5D3C"/>
    <w:rsid w:val="00EB64CB"/>
    <w:rsid w:val="00EB658A"/>
    <w:rsid w:val="00EC4C21"/>
    <w:rsid w:val="00ED0639"/>
    <w:rsid w:val="00ED0DF6"/>
    <w:rsid w:val="00ED20C7"/>
    <w:rsid w:val="00ED36DB"/>
    <w:rsid w:val="00ED5F70"/>
    <w:rsid w:val="00F25135"/>
    <w:rsid w:val="00F25793"/>
    <w:rsid w:val="00F36B90"/>
    <w:rsid w:val="00F53309"/>
    <w:rsid w:val="00F70B46"/>
    <w:rsid w:val="00F75848"/>
    <w:rsid w:val="00F76A8C"/>
    <w:rsid w:val="00FD3E98"/>
    <w:rsid w:val="00FD6499"/>
    <w:rsid w:val="00FF0929"/>
    <w:rsid w:val="00FF3D26"/>
    <w:rsid w:val="00FF7E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BB14"/>
  <w15:chartTrackingRefBased/>
  <w15:docId w15:val="{FEC9364E-555C-4C2C-B705-BC3B037D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765AF7"/>
    <w:pPr>
      <w:spacing w:after="0" w:line="240" w:lineRule="auto"/>
    </w:pPr>
  </w:style>
  <w:style w:type="character" w:styleId="Kommentarzeichen">
    <w:name w:val="annotation reference"/>
    <w:basedOn w:val="Absatz-Standardschriftart"/>
    <w:uiPriority w:val="99"/>
    <w:semiHidden/>
    <w:unhideWhenUsed/>
    <w:rsid w:val="00765AF7"/>
    <w:rPr>
      <w:sz w:val="16"/>
      <w:szCs w:val="16"/>
    </w:rPr>
  </w:style>
  <w:style w:type="paragraph" w:styleId="Kommentartext">
    <w:name w:val="annotation text"/>
    <w:basedOn w:val="Standard"/>
    <w:link w:val="KommentartextZchn"/>
    <w:uiPriority w:val="99"/>
    <w:unhideWhenUsed/>
    <w:rsid w:val="00765AF7"/>
    <w:pPr>
      <w:spacing w:line="240" w:lineRule="auto"/>
    </w:pPr>
    <w:rPr>
      <w:sz w:val="20"/>
      <w:szCs w:val="20"/>
    </w:rPr>
  </w:style>
  <w:style w:type="character" w:customStyle="1" w:styleId="KommentartextZchn">
    <w:name w:val="Kommentartext Zchn"/>
    <w:basedOn w:val="Absatz-Standardschriftart"/>
    <w:link w:val="Kommentartext"/>
    <w:uiPriority w:val="99"/>
    <w:rsid w:val="00765AF7"/>
    <w:rPr>
      <w:sz w:val="20"/>
      <w:szCs w:val="20"/>
    </w:rPr>
  </w:style>
  <w:style w:type="paragraph" w:styleId="Kommentarthema">
    <w:name w:val="annotation subject"/>
    <w:basedOn w:val="Kommentartext"/>
    <w:next w:val="Kommentartext"/>
    <w:link w:val="KommentarthemaZchn"/>
    <w:uiPriority w:val="99"/>
    <w:semiHidden/>
    <w:unhideWhenUsed/>
    <w:rsid w:val="00765AF7"/>
    <w:rPr>
      <w:b/>
      <w:bCs/>
    </w:rPr>
  </w:style>
  <w:style w:type="character" w:customStyle="1" w:styleId="KommentarthemaZchn">
    <w:name w:val="Kommentarthema Zchn"/>
    <w:basedOn w:val="KommentartextZchn"/>
    <w:link w:val="Kommentarthema"/>
    <w:uiPriority w:val="99"/>
    <w:semiHidden/>
    <w:rsid w:val="00765AF7"/>
    <w:rPr>
      <w:b/>
      <w:bCs/>
      <w:sz w:val="20"/>
      <w:szCs w:val="20"/>
    </w:rPr>
  </w:style>
  <w:style w:type="character" w:styleId="Hyperlink">
    <w:name w:val="Hyperlink"/>
    <w:basedOn w:val="Absatz-Standardschriftart"/>
    <w:uiPriority w:val="99"/>
    <w:unhideWhenUsed/>
    <w:rsid w:val="00AE1523"/>
    <w:rPr>
      <w:color w:val="0563C1" w:themeColor="hyperlink"/>
      <w:u w:val="single"/>
    </w:rPr>
  </w:style>
  <w:style w:type="character" w:customStyle="1" w:styleId="NichtaufgelsteErwhnung1">
    <w:name w:val="Nicht aufgelöste Erwähnung1"/>
    <w:basedOn w:val="Absatz-Standardschriftart"/>
    <w:uiPriority w:val="99"/>
    <w:semiHidden/>
    <w:unhideWhenUsed/>
    <w:rsid w:val="00AE1523"/>
    <w:rPr>
      <w:color w:val="605E5C"/>
      <w:shd w:val="clear" w:color="auto" w:fill="E1DFDD"/>
    </w:rPr>
  </w:style>
  <w:style w:type="paragraph" w:styleId="Sprechblasentext">
    <w:name w:val="Balloon Text"/>
    <w:basedOn w:val="Standard"/>
    <w:link w:val="SprechblasentextZchn"/>
    <w:uiPriority w:val="99"/>
    <w:semiHidden/>
    <w:unhideWhenUsed/>
    <w:rsid w:val="0024506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45063"/>
    <w:rPr>
      <w:rFonts w:ascii="Segoe UI" w:hAnsi="Segoe UI" w:cs="Segoe UI"/>
      <w:sz w:val="18"/>
      <w:szCs w:val="18"/>
    </w:rPr>
  </w:style>
  <w:style w:type="paragraph" w:styleId="Listenabsatz">
    <w:name w:val="List Paragraph"/>
    <w:basedOn w:val="Standard"/>
    <w:qFormat/>
    <w:rsid w:val="00AF2842"/>
    <w:pPr>
      <w:ind w:left="720"/>
      <w:contextualSpacing/>
    </w:pPr>
  </w:style>
  <w:style w:type="table" w:styleId="Tabellenraster">
    <w:name w:val="Table Grid"/>
    <w:basedOn w:val="NormaleTabelle"/>
    <w:uiPriority w:val="39"/>
    <w:rsid w:val="005F1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AB724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B7240"/>
  </w:style>
  <w:style w:type="paragraph" w:styleId="Fuzeile">
    <w:name w:val="footer"/>
    <w:basedOn w:val="Standard"/>
    <w:link w:val="FuzeileZchn"/>
    <w:uiPriority w:val="99"/>
    <w:unhideWhenUsed/>
    <w:rsid w:val="00AB724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B7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7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BE734-BEFA-454D-A7AC-0294DE41B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1514</Words>
  <Characters>9543</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Land Hessen</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Wolff, Robert (HLZ)</dc:creator>
  <cp:keywords/>
  <dc:description/>
  <cp:lastModifiedBy>Bastian Högg</cp:lastModifiedBy>
  <cp:revision>17</cp:revision>
  <dcterms:created xsi:type="dcterms:W3CDTF">2026-03-12T15:02:00Z</dcterms:created>
  <dcterms:modified xsi:type="dcterms:W3CDTF">2026-03-13T11:34:00Z</dcterms:modified>
</cp:coreProperties>
</file>